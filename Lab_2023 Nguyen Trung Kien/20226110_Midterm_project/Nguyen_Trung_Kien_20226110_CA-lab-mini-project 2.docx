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3CBDB" w14:textId="4AAF0FDD" w:rsidR="00156242" w:rsidRDefault="00156242" w:rsidP="00156242">
      <w:pPr>
        <w:jc w:val="center"/>
        <w:rPr>
          <w:rFonts w:ascii="Cambria Math" w:hAnsi="Cambria Math"/>
          <w:b/>
          <w:bCs/>
          <w:sz w:val="48"/>
          <w:szCs w:val="48"/>
        </w:rPr>
      </w:pPr>
      <w:ins w:id="0" w:author="Microsoft Word" w:date="2023-12-20T07:44:00Z">
        <w:r>
          <w:rPr>
            <w:rFonts w:ascii="Cambria Math" w:hAnsi="Cambria Math"/>
            <w:b/>
            <w:bCs/>
            <w:sz w:val="48"/>
            <w:szCs w:val="48"/>
          </w:rPr>
          <w:softHyphen/>
        </w:r>
        <w:r>
          <w:rPr>
            <w:rFonts w:ascii="Cambria Math" w:hAnsi="Cambria Math"/>
            <w:b/>
            <w:bCs/>
            <w:sz w:val="48"/>
            <w:szCs w:val="48"/>
          </w:rPr>
          <w:softHyphen/>
        </w:r>
        <w:r>
          <w:rPr>
            <w:rFonts w:ascii="Cambria Math" w:hAnsi="Cambria Math"/>
            <w:b/>
            <w:bCs/>
            <w:sz w:val="48"/>
            <w:szCs w:val="48"/>
          </w:rPr>
          <w:softHyphen/>
        </w:r>
        <w:r>
          <w:rPr>
            <w:rFonts w:ascii="Cambria Math" w:hAnsi="Cambria Math"/>
            <w:b/>
            <w:bCs/>
            <w:sz w:val="48"/>
            <w:szCs w:val="48"/>
          </w:rPr>
          <w:softHyphen/>
        </w:r>
      </w:ins>
      <w:r>
        <w:rPr>
          <w:rFonts w:ascii="Cambria Math" w:hAnsi="Cambria Math"/>
          <w:b/>
          <w:bCs/>
          <w:sz w:val="48"/>
          <w:szCs w:val="48"/>
        </w:rPr>
        <w:t xml:space="preserve">Computer Architecture Mini Project Report </w:t>
      </w:r>
    </w:p>
    <w:p w14:paraId="2AB059EA" w14:textId="0B4CC309" w:rsidR="00156242" w:rsidRDefault="00156242" w:rsidP="00156242">
      <w:pPr>
        <w:jc w:val="center"/>
        <w:rPr>
          <w:rFonts w:ascii="Cambria Math" w:hAnsi="Cambria Math"/>
          <w:b/>
          <w:bCs/>
          <w:sz w:val="40"/>
          <w:szCs w:val="40"/>
        </w:rPr>
      </w:pPr>
      <w:r>
        <w:rPr>
          <w:rFonts w:ascii="Cambria Math" w:hAnsi="Cambria Math"/>
          <w:b/>
          <w:bCs/>
          <w:sz w:val="40"/>
          <w:szCs w:val="40"/>
        </w:rPr>
        <w:t>Full name: Nguyễn Trung Kiên</w:t>
      </w:r>
    </w:p>
    <w:p w14:paraId="4A76392E" w14:textId="7F368494" w:rsidR="00156242" w:rsidRDefault="00156242" w:rsidP="00156242">
      <w:pPr>
        <w:jc w:val="center"/>
        <w:rPr>
          <w:rFonts w:ascii="Cambria Math" w:hAnsi="Cambria Math"/>
          <w:b/>
          <w:bCs/>
          <w:sz w:val="40"/>
          <w:szCs w:val="40"/>
        </w:rPr>
      </w:pPr>
      <w:r>
        <w:rPr>
          <w:rFonts w:ascii="Cambria Math" w:hAnsi="Cambria Math"/>
          <w:b/>
          <w:bCs/>
          <w:sz w:val="40"/>
          <w:szCs w:val="40"/>
        </w:rPr>
        <w:t>Student ID: 20226110</w:t>
      </w:r>
    </w:p>
    <w:p w14:paraId="5856706E" w14:textId="6A5E8DAC" w:rsidR="00A42C41" w:rsidRDefault="00156242" w:rsidP="00A42C41">
      <w:r w:rsidRPr="00FB2B42">
        <w:rPr>
          <w:b/>
          <w:bCs/>
          <w:sz w:val="40"/>
          <w:szCs w:val="40"/>
        </w:rPr>
        <w:t>Bài 6</w:t>
      </w:r>
      <w:r>
        <w:rPr>
          <w:b/>
          <w:bCs/>
        </w:rPr>
        <w:t xml:space="preserve">: </w:t>
      </w:r>
      <w:r w:rsidR="00A42C41">
        <w:t>Given an array of word elements and the number of elements, write a procedure to find the pair of adjacent elements that has the largest product and return that product. Example: For inputArray = [3, 6, -2, -5, 7, 3], the output should be the product of 7 and 3 (21).</w:t>
      </w:r>
      <w:bookmarkStart w:id="1" w:name="_Hlk160398643"/>
    </w:p>
    <w:p w14:paraId="078FD8C1" w14:textId="199BC434" w:rsidR="00A42C41" w:rsidRPr="00A13D1C" w:rsidRDefault="0017223A" w:rsidP="00A42C41">
      <w:pPr>
        <w:pStyle w:val="ListParagraph"/>
        <w:numPr>
          <w:ilvl w:val="0"/>
          <w:numId w:val="3"/>
        </w:numPr>
        <w:rPr>
          <w:sz w:val="36"/>
          <w:szCs w:val="36"/>
        </w:rPr>
      </w:pPr>
      <w:r w:rsidRPr="00FB2B42">
        <w:rPr>
          <w:sz w:val="36"/>
          <w:szCs w:val="36"/>
        </w:rPr>
        <w:t>Source code:</w:t>
      </w:r>
    </w:p>
    <w:p w14:paraId="2975D6C5"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569CD6"/>
          <w:kern w:val="0"/>
          <w:sz w:val="21"/>
          <w:szCs w:val="21"/>
          <w:lang w:eastAsia="en-US"/>
          <w14:ligatures w14:val="none"/>
        </w:rPr>
        <w:t>.data</w:t>
      </w:r>
    </w:p>
    <w:p w14:paraId="28BD1790" w14:textId="07C2C6D3" w:rsidR="00A13D1C" w:rsidRDefault="00A13D1C" w:rsidP="00A13D1C">
      <w:pPr>
        <w:shd w:val="clear" w:color="auto" w:fill="1F1F1F"/>
        <w:spacing w:after="0" w:line="285" w:lineRule="atLeast"/>
        <w:rPr>
          <w:rFonts w:ascii="JetBrains Mono NL" w:eastAsia="Times New Roman" w:hAnsi="JetBrains Mono NL" w:cs="JetBrains Mono NL"/>
          <w:color w:val="6A9955"/>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array</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569CD6"/>
          <w:kern w:val="0"/>
          <w:sz w:val="21"/>
          <w:szCs w:val="21"/>
          <w:lang w:eastAsia="en-US"/>
          <w14:ligatures w14:val="none"/>
        </w:rPr>
        <w:t>.space</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400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Khai báo mảng có thể chứa tối đa 100 phần tử số nguyên (400 bytes)</w:t>
      </w:r>
    </w:p>
    <w:p w14:paraId="56524E83"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793DBA8A"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size_of_array</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569CD6"/>
          <w:kern w:val="0"/>
          <w:sz w:val="21"/>
          <w:szCs w:val="21"/>
          <w:lang w:eastAsia="en-US"/>
          <w14:ligatures w14:val="none"/>
        </w:rPr>
        <w:t>.word</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Biến lưu kích thước của mảng</w:t>
      </w:r>
    </w:p>
    <w:p w14:paraId="502A280F"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newline</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569CD6"/>
          <w:kern w:val="0"/>
          <w:sz w:val="21"/>
          <w:szCs w:val="21"/>
          <w:lang w:eastAsia="en-US"/>
          <w14:ligatures w14:val="none"/>
        </w:rPr>
        <w:t>.asciiz</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CE9178"/>
          <w:kern w:val="0"/>
          <w:sz w:val="21"/>
          <w:szCs w:val="21"/>
          <w:lang w:eastAsia="en-US"/>
          <w14:ligatures w14:val="none"/>
        </w:rPr>
        <w:t>"</w:t>
      </w:r>
      <w:r w:rsidRPr="00A13D1C">
        <w:rPr>
          <w:rFonts w:ascii="JetBrains Mono NL" w:eastAsia="Times New Roman" w:hAnsi="JetBrains Mono NL" w:cs="JetBrains Mono NL"/>
          <w:color w:val="D7BA7D"/>
          <w:kern w:val="0"/>
          <w:sz w:val="21"/>
          <w:szCs w:val="21"/>
          <w:lang w:eastAsia="en-US"/>
          <w14:ligatures w14:val="none"/>
        </w:rPr>
        <w:t>\n</w:t>
      </w:r>
      <w:r w:rsidRPr="00A13D1C">
        <w:rPr>
          <w:rFonts w:ascii="JetBrains Mono NL" w:eastAsia="Times New Roman" w:hAnsi="JetBrains Mono NL" w:cs="JetBrains Mono NL"/>
          <w:color w:val="CE9178"/>
          <w:kern w:val="0"/>
          <w:sz w:val="21"/>
          <w:szCs w:val="21"/>
          <w:lang w:eastAsia="en-US"/>
          <w14:ligatures w14:val="none"/>
        </w:rPr>
        <w:t>"</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Chuỗi dùng để xuống dòng mới</w:t>
      </w:r>
    </w:p>
    <w:p w14:paraId="7C4F9EE3"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space</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569CD6"/>
          <w:kern w:val="0"/>
          <w:sz w:val="21"/>
          <w:szCs w:val="21"/>
          <w:lang w:eastAsia="en-US"/>
          <w14:ligatures w14:val="none"/>
        </w:rPr>
        <w:t>.asciiz</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CE9178"/>
          <w:kern w:val="0"/>
          <w:sz w:val="21"/>
          <w:szCs w:val="21"/>
          <w:lang w:eastAsia="en-US"/>
          <w14:ligatures w14:val="none"/>
        </w:rPr>
        <w:t>" "</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xml:space="preserve"># Chuỗi dùng để in dấu cách </w:t>
      </w:r>
    </w:p>
    <w:p w14:paraId="158F69B2" w14:textId="2E9AEAD5" w:rsidR="00A13D1C" w:rsidRDefault="00A13D1C" w:rsidP="00A13D1C">
      <w:pPr>
        <w:shd w:val="clear" w:color="auto" w:fill="1F1F1F"/>
        <w:spacing w:after="0" w:line="285" w:lineRule="atLeast"/>
        <w:rPr>
          <w:rFonts w:ascii="JetBrains Mono NL" w:eastAsia="Times New Roman" w:hAnsi="JetBrains Mono NL" w:cs="JetBrains Mono NL"/>
          <w:color w:val="6A9955"/>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cmd1</w:t>
      </w:r>
      <w:r w:rsidRPr="00A13D1C">
        <w:rPr>
          <w:rFonts w:ascii="JetBrains Mono NL" w:eastAsia="Times New Roman" w:hAnsi="JetBrains Mono NL" w:cs="JetBrains Mono NL"/>
          <w:color w:val="CCCCCC"/>
          <w:kern w:val="0"/>
          <w:sz w:val="21"/>
          <w:szCs w:val="21"/>
          <w:lang w:eastAsia="en-US"/>
          <w14:ligatures w14:val="none"/>
        </w:rPr>
        <w:t>:  </w:t>
      </w:r>
      <w:r w:rsidRPr="00A13D1C">
        <w:rPr>
          <w:rFonts w:ascii="JetBrains Mono NL" w:eastAsia="Times New Roman" w:hAnsi="JetBrains Mono NL" w:cs="JetBrains Mono NL"/>
          <w:color w:val="569CD6"/>
          <w:kern w:val="0"/>
          <w:sz w:val="21"/>
          <w:szCs w:val="21"/>
          <w:lang w:eastAsia="en-US"/>
          <w14:ligatures w14:val="none"/>
        </w:rPr>
        <w:t>.asciiz</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CE9178"/>
          <w:kern w:val="0"/>
          <w:sz w:val="21"/>
          <w:szCs w:val="21"/>
          <w:lang w:eastAsia="en-US"/>
          <w14:ligatures w14:val="none"/>
        </w:rPr>
        <w:t>"Nhap so luong phan tu n (n&lt;=100) cua day : "</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Chuỗi nhắc nhập số lượng phần tử n</w:t>
      </w:r>
    </w:p>
    <w:p w14:paraId="082FAECC"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39D695A0" w14:textId="28516B2D" w:rsidR="00A13D1C" w:rsidRDefault="00A13D1C" w:rsidP="00A13D1C">
      <w:pPr>
        <w:shd w:val="clear" w:color="auto" w:fill="1F1F1F"/>
        <w:spacing w:after="0" w:line="285" w:lineRule="atLeast"/>
        <w:rPr>
          <w:rFonts w:ascii="JetBrains Mono NL" w:eastAsia="Times New Roman" w:hAnsi="JetBrains Mono NL" w:cs="JetBrains Mono NL"/>
          <w:color w:val="6A9955"/>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cmd2</w:t>
      </w:r>
      <w:r w:rsidRPr="00A13D1C">
        <w:rPr>
          <w:rFonts w:ascii="JetBrains Mono NL" w:eastAsia="Times New Roman" w:hAnsi="JetBrains Mono NL" w:cs="JetBrains Mono NL"/>
          <w:color w:val="CCCCCC"/>
          <w:kern w:val="0"/>
          <w:sz w:val="21"/>
          <w:szCs w:val="21"/>
          <w:lang w:eastAsia="en-US"/>
          <w14:ligatures w14:val="none"/>
        </w:rPr>
        <w:t>:  </w:t>
      </w:r>
      <w:r w:rsidRPr="00A13D1C">
        <w:rPr>
          <w:rFonts w:ascii="JetBrains Mono NL" w:eastAsia="Times New Roman" w:hAnsi="JetBrains Mono NL" w:cs="JetBrains Mono NL"/>
          <w:color w:val="569CD6"/>
          <w:kern w:val="0"/>
          <w:sz w:val="21"/>
          <w:szCs w:val="21"/>
          <w:lang w:eastAsia="en-US"/>
          <w14:ligatures w14:val="none"/>
        </w:rPr>
        <w:t>.asciiz</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CE9178"/>
          <w:kern w:val="0"/>
          <w:sz w:val="21"/>
          <w:szCs w:val="21"/>
          <w:lang w:eastAsia="en-US"/>
          <w14:ligatures w14:val="none"/>
        </w:rPr>
        <w:t>"Nhap so thu "</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Chuỗi nhắc nhập giá trị cho phần tử thứ n</w:t>
      </w:r>
    </w:p>
    <w:p w14:paraId="5689777C"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7836EB4C" w14:textId="72B9BD97" w:rsidR="00A13D1C" w:rsidRDefault="00A13D1C" w:rsidP="00A13D1C">
      <w:pPr>
        <w:shd w:val="clear" w:color="auto" w:fill="1F1F1F"/>
        <w:spacing w:after="0" w:line="285" w:lineRule="atLeast"/>
        <w:rPr>
          <w:rFonts w:ascii="JetBrains Mono NL" w:eastAsia="Times New Roman" w:hAnsi="JetBrains Mono NL" w:cs="JetBrains Mono NL"/>
          <w:color w:val="6A9955"/>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cmd3</w:t>
      </w:r>
      <w:r w:rsidRPr="00A13D1C">
        <w:rPr>
          <w:rFonts w:ascii="JetBrains Mono NL" w:eastAsia="Times New Roman" w:hAnsi="JetBrains Mono NL" w:cs="JetBrains Mono NL"/>
          <w:color w:val="CCCCCC"/>
          <w:kern w:val="0"/>
          <w:sz w:val="21"/>
          <w:szCs w:val="21"/>
          <w:lang w:eastAsia="en-US"/>
          <w14:ligatures w14:val="none"/>
        </w:rPr>
        <w:t>:  </w:t>
      </w:r>
      <w:r w:rsidRPr="00A13D1C">
        <w:rPr>
          <w:rFonts w:ascii="JetBrains Mono NL" w:eastAsia="Times New Roman" w:hAnsi="JetBrains Mono NL" w:cs="JetBrains Mono NL"/>
          <w:color w:val="569CD6"/>
          <w:kern w:val="0"/>
          <w:sz w:val="21"/>
          <w:szCs w:val="21"/>
          <w:lang w:eastAsia="en-US"/>
          <w14:ligatures w14:val="none"/>
        </w:rPr>
        <w:t>.asciiz</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CE9178"/>
          <w:kern w:val="0"/>
          <w:sz w:val="21"/>
          <w:szCs w:val="21"/>
          <w:lang w:eastAsia="en-US"/>
          <w14:ligatures w14:val="none"/>
        </w:rPr>
        <w:t>": "</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Chuỗi kết thúc nhắc nhập, theo sau số thứ tự</w:t>
      </w:r>
    </w:p>
    <w:p w14:paraId="5AAB391F"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6BA5FCC0" w14:textId="77777777" w:rsid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cmd4</w:t>
      </w:r>
      <w:r w:rsidRPr="00A13D1C">
        <w:rPr>
          <w:rFonts w:ascii="JetBrains Mono NL" w:eastAsia="Times New Roman" w:hAnsi="JetBrains Mono NL" w:cs="JetBrains Mono NL"/>
          <w:color w:val="CCCCCC"/>
          <w:kern w:val="0"/>
          <w:sz w:val="21"/>
          <w:szCs w:val="21"/>
          <w:lang w:eastAsia="en-US"/>
          <w14:ligatures w14:val="none"/>
        </w:rPr>
        <w:t>:  </w:t>
      </w:r>
      <w:r w:rsidRPr="00A13D1C">
        <w:rPr>
          <w:rFonts w:ascii="JetBrains Mono NL" w:eastAsia="Times New Roman" w:hAnsi="JetBrains Mono NL" w:cs="JetBrains Mono NL"/>
          <w:color w:val="569CD6"/>
          <w:kern w:val="0"/>
          <w:sz w:val="21"/>
          <w:szCs w:val="21"/>
          <w:lang w:eastAsia="en-US"/>
          <w14:ligatures w14:val="none"/>
        </w:rPr>
        <w:t>.asciiz</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CE9178"/>
          <w:kern w:val="0"/>
          <w:sz w:val="21"/>
          <w:szCs w:val="21"/>
          <w:lang w:eastAsia="en-US"/>
          <w14:ligatures w14:val="none"/>
        </w:rPr>
        <w:t>"Tich lon nhat cua mot cap phan tu lien ke la: "</w:t>
      </w:r>
      <w:r w:rsidRPr="00A13D1C">
        <w:rPr>
          <w:rFonts w:ascii="JetBrains Mono NL" w:eastAsia="Times New Roman" w:hAnsi="JetBrains Mono NL" w:cs="JetBrains Mono NL"/>
          <w:color w:val="CCCCCC"/>
          <w:kern w:val="0"/>
          <w:sz w:val="21"/>
          <w:szCs w:val="21"/>
          <w:lang w:eastAsia="en-US"/>
          <w14:ligatures w14:val="none"/>
        </w:rPr>
        <w:t xml:space="preserve">   </w:t>
      </w:r>
    </w:p>
    <w:p w14:paraId="6DEDAA15" w14:textId="30A601F6" w:rsidR="00A13D1C" w:rsidRDefault="00A13D1C" w:rsidP="00A13D1C">
      <w:pPr>
        <w:shd w:val="clear" w:color="auto" w:fill="1F1F1F"/>
        <w:spacing w:after="0" w:line="285" w:lineRule="atLeast"/>
        <w:rPr>
          <w:rFonts w:ascii="JetBrains Mono NL" w:eastAsia="Times New Roman" w:hAnsi="JetBrains Mono NL" w:cs="JetBrains Mono NL"/>
          <w:color w:val="6A9955"/>
          <w:kern w:val="0"/>
          <w:sz w:val="21"/>
          <w:szCs w:val="21"/>
          <w:lang w:eastAsia="en-US"/>
          <w14:ligatures w14:val="none"/>
        </w:rPr>
      </w:pPr>
      <w:r w:rsidRPr="00A13D1C">
        <w:rPr>
          <w:rFonts w:ascii="JetBrains Mono NL" w:eastAsia="Times New Roman" w:hAnsi="JetBrains Mono NL" w:cs="JetBrains Mono NL"/>
          <w:color w:val="6A9955"/>
          <w:kern w:val="0"/>
          <w:sz w:val="21"/>
          <w:szCs w:val="21"/>
          <w:lang w:eastAsia="en-US"/>
          <w14:ligatures w14:val="none"/>
        </w:rPr>
        <w:t># Chuỗi thông báo kết quả</w:t>
      </w:r>
    </w:p>
    <w:p w14:paraId="2E092A3C"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409913C9" w14:textId="77777777" w:rsid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cmd5</w:t>
      </w:r>
      <w:r w:rsidRPr="00A13D1C">
        <w:rPr>
          <w:rFonts w:ascii="JetBrains Mono NL" w:eastAsia="Times New Roman" w:hAnsi="JetBrains Mono NL" w:cs="JetBrains Mono NL"/>
          <w:color w:val="CCCCCC"/>
          <w:kern w:val="0"/>
          <w:sz w:val="21"/>
          <w:szCs w:val="21"/>
          <w:lang w:eastAsia="en-US"/>
          <w14:ligatures w14:val="none"/>
        </w:rPr>
        <w:t>:  </w:t>
      </w:r>
      <w:r w:rsidRPr="00A13D1C">
        <w:rPr>
          <w:rFonts w:ascii="JetBrains Mono NL" w:eastAsia="Times New Roman" w:hAnsi="JetBrains Mono NL" w:cs="JetBrains Mono NL"/>
          <w:color w:val="569CD6"/>
          <w:kern w:val="0"/>
          <w:sz w:val="21"/>
          <w:szCs w:val="21"/>
          <w:lang w:eastAsia="en-US"/>
          <w14:ligatures w14:val="none"/>
        </w:rPr>
        <w:t>.asciiz</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CE9178"/>
          <w:kern w:val="0"/>
          <w:sz w:val="21"/>
          <w:szCs w:val="21"/>
          <w:lang w:eastAsia="en-US"/>
          <w14:ligatures w14:val="none"/>
        </w:rPr>
        <w:t>"Hai phan tu lien ke do la: "</w:t>
      </w:r>
      <w:r w:rsidRPr="00A13D1C">
        <w:rPr>
          <w:rFonts w:ascii="JetBrains Mono NL" w:eastAsia="Times New Roman" w:hAnsi="JetBrains Mono NL" w:cs="JetBrains Mono NL"/>
          <w:color w:val="CCCCCC"/>
          <w:kern w:val="0"/>
          <w:sz w:val="21"/>
          <w:szCs w:val="21"/>
          <w:lang w:eastAsia="en-US"/>
          <w14:ligatures w14:val="none"/>
        </w:rPr>
        <w:t xml:space="preserve">              </w:t>
      </w:r>
    </w:p>
    <w:p w14:paraId="51A2E1FC" w14:textId="59DE4F6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6A9955"/>
          <w:kern w:val="0"/>
          <w:sz w:val="21"/>
          <w:szCs w:val="21"/>
          <w:lang w:eastAsia="en-US"/>
          <w14:ligatures w14:val="none"/>
        </w:rPr>
        <w:t># Chuỗi thông báo kết quả</w:t>
      </w:r>
    </w:p>
    <w:p w14:paraId="4427290E" w14:textId="2D5ED800" w:rsidR="00876576" w:rsidRDefault="00A13D1C" w:rsidP="00A13D1C">
      <w:pPr>
        <w:shd w:val="clear" w:color="auto" w:fill="1F1F1F"/>
        <w:spacing w:after="0" w:line="285" w:lineRule="atLeast"/>
        <w:rPr>
          <w:rFonts w:ascii="JetBrains Mono NL" w:eastAsia="Times New Roman" w:hAnsi="JetBrains Mono NL" w:cs="JetBrains Mono NL"/>
          <w:color w:val="CE9178"/>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cmd6</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569CD6"/>
          <w:kern w:val="0"/>
          <w:sz w:val="21"/>
          <w:szCs w:val="21"/>
          <w:lang w:eastAsia="en-US"/>
          <w14:ligatures w14:val="none"/>
        </w:rPr>
        <w:t>.asciiz</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CE9178"/>
          <w:kern w:val="0"/>
          <w:sz w:val="21"/>
          <w:szCs w:val="21"/>
          <w:lang w:eastAsia="en-US"/>
          <w14:ligatures w14:val="none"/>
        </w:rPr>
        <w:t>"Loi dau vao</w:t>
      </w:r>
      <w:r w:rsidR="00876576">
        <w:rPr>
          <w:rFonts w:ascii="JetBrains Mono NL" w:eastAsia="Times New Roman" w:hAnsi="JetBrains Mono NL" w:cs="JetBrains Mono NL"/>
          <w:color w:val="CE9178"/>
          <w:kern w:val="0"/>
          <w:sz w:val="21"/>
          <w:szCs w:val="21"/>
          <w:lang w:eastAsia="en-US"/>
          <w14:ligatures w14:val="none"/>
        </w:rPr>
        <w:t>: Vuot qua kich thuoc mang</w:t>
      </w:r>
      <w:r w:rsidRPr="00A13D1C">
        <w:rPr>
          <w:rFonts w:ascii="JetBrains Mono NL" w:eastAsia="Times New Roman" w:hAnsi="JetBrains Mono NL" w:cs="JetBrains Mono NL"/>
          <w:color w:val="CE9178"/>
          <w:kern w:val="0"/>
          <w:sz w:val="21"/>
          <w:szCs w:val="21"/>
          <w:lang w:eastAsia="en-US"/>
          <w14:ligatures w14:val="none"/>
        </w:rPr>
        <w:t>"</w:t>
      </w:r>
    </w:p>
    <w:p w14:paraId="41CB385D" w14:textId="1CECD153" w:rsid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p>
    <w:p w14:paraId="70C47236" w14:textId="4B98D90A"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6A9955"/>
          <w:kern w:val="0"/>
          <w:sz w:val="21"/>
          <w:szCs w:val="21"/>
          <w:lang w:eastAsia="en-US"/>
          <w14:ligatures w14:val="none"/>
        </w:rPr>
        <w:t># Chuỗi thông báo lỗi khi nhập sai</w:t>
      </w:r>
    </w:p>
    <w:p w14:paraId="3B5E7083"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569CD6"/>
          <w:kern w:val="0"/>
          <w:sz w:val="21"/>
          <w:szCs w:val="21"/>
          <w:lang w:eastAsia="en-US"/>
          <w14:ligatures w14:val="none"/>
        </w:rPr>
        <w:t>.text</w:t>
      </w:r>
    </w:p>
    <w:p w14:paraId="310F24D6"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DCDCAA"/>
          <w:kern w:val="0"/>
          <w:sz w:val="21"/>
          <w:szCs w:val="21"/>
          <w:lang w:eastAsia="en-US"/>
          <w14:ligatures w14:val="none"/>
        </w:rPr>
        <w:t>main</w:t>
      </w:r>
      <w:r w:rsidRPr="00A13D1C">
        <w:rPr>
          <w:rFonts w:ascii="JetBrains Mono NL" w:eastAsia="Times New Roman" w:hAnsi="JetBrains Mono NL" w:cs="JetBrains Mono NL"/>
          <w:color w:val="CCCCCC"/>
          <w:kern w:val="0"/>
          <w:sz w:val="21"/>
          <w:szCs w:val="21"/>
          <w:lang w:eastAsia="en-US"/>
          <w14:ligatures w14:val="none"/>
        </w:rPr>
        <w:t>:</w:t>
      </w:r>
    </w:p>
    <w:p w14:paraId="2D04F804"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Nhập số lượng phần tử của mảng từ bàn phím</w:t>
      </w:r>
    </w:p>
    <w:p w14:paraId="32AB75DD"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Yêu cầu người dùng nhập số lượng phần tử n, không quá 30</w:t>
      </w:r>
    </w:p>
    <w:p w14:paraId="76D572E7"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$v0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4</w:t>
      </w:r>
    </w:p>
    <w:p w14:paraId="75A5FD07"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la</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$a0</w:t>
      </w:r>
      <w:r w:rsidRPr="00A13D1C">
        <w:rPr>
          <w:rFonts w:ascii="JetBrains Mono NL" w:eastAsia="Times New Roman" w:hAnsi="JetBrains Mono NL" w:cs="JetBrains Mono NL"/>
          <w:color w:val="CCCCCC"/>
          <w:kern w:val="0"/>
          <w:sz w:val="21"/>
          <w:szCs w:val="21"/>
          <w:lang w:eastAsia="en-US"/>
          <w14:ligatures w14:val="none"/>
        </w:rPr>
        <w:t>, cmd1</w:t>
      </w:r>
    </w:p>
    <w:p w14:paraId="7BE8F225"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lastRenderedPageBreak/>
        <w:t xml:space="preserve">    </w:t>
      </w:r>
      <w:r w:rsidRPr="00A13D1C">
        <w:rPr>
          <w:rFonts w:ascii="JetBrains Mono NL" w:eastAsia="Times New Roman" w:hAnsi="JetBrains Mono NL" w:cs="JetBrains Mono NL"/>
          <w:color w:val="DCDCAA"/>
          <w:kern w:val="0"/>
          <w:sz w:val="21"/>
          <w:szCs w:val="21"/>
          <w:lang w:eastAsia="en-US"/>
          <w14:ligatures w14:val="none"/>
        </w:rPr>
        <w:t>syscall</w:t>
      </w:r>
    </w:p>
    <w:p w14:paraId="329E7858"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p>
    <w:p w14:paraId="047B8809"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$v0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5</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Thiết lập syscall để nhập số nguyên</w:t>
      </w:r>
    </w:p>
    <w:p w14:paraId="121E805D"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syscall</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Yêu cầu hệ điều hành thực hiện nhập số</w:t>
      </w:r>
    </w:p>
    <w:p w14:paraId="372F2104"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261256E5"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Kiểm tra nếu n &gt; 100 thì báo lỗi</w:t>
      </w:r>
    </w:p>
    <w:p w14:paraId="289C4AC3"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bgt</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$v0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100</w:t>
      </w:r>
      <w:r w:rsidRPr="00A13D1C">
        <w:rPr>
          <w:rFonts w:ascii="JetBrains Mono NL" w:eastAsia="Times New Roman" w:hAnsi="JetBrains Mono NL" w:cs="JetBrains Mono NL"/>
          <w:color w:val="CCCCCC"/>
          <w:kern w:val="0"/>
          <w:sz w:val="21"/>
          <w:szCs w:val="21"/>
          <w:lang w:eastAsia="en-US"/>
          <w14:ligatures w14:val="none"/>
        </w:rPr>
        <w:t>, warning</w:t>
      </w:r>
    </w:p>
    <w:p w14:paraId="0EECDDD4"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3006D054"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move</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$v0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Lưu số lượng phần tử vào $t0</w:t>
      </w:r>
    </w:p>
    <w:p w14:paraId="1072F6D8"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sw</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$t0</w:t>
      </w:r>
      <w:r w:rsidRPr="00A13D1C">
        <w:rPr>
          <w:rFonts w:ascii="JetBrains Mono NL" w:eastAsia="Times New Roman" w:hAnsi="JetBrains Mono NL" w:cs="JetBrains Mono NL"/>
          <w:color w:val="CCCCCC"/>
          <w:kern w:val="0"/>
          <w:sz w:val="21"/>
          <w:szCs w:val="21"/>
          <w:lang w:eastAsia="en-US"/>
          <w14:ligatures w14:val="none"/>
        </w:rPr>
        <w:t>, size_of_array      </w:t>
      </w:r>
      <w:r w:rsidRPr="00A13D1C">
        <w:rPr>
          <w:rFonts w:ascii="JetBrains Mono NL" w:eastAsia="Times New Roman" w:hAnsi="JetBrains Mono NL" w:cs="JetBrains Mono NL"/>
          <w:color w:val="6A9955"/>
          <w:kern w:val="0"/>
          <w:sz w:val="21"/>
          <w:szCs w:val="21"/>
          <w:lang w:eastAsia="en-US"/>
          <w14:ligatures w14:val="none"/>
        </w:rPr>
        <w:t># Lưu kích thước mảng vào biến size_of_array trong bộ nhớ</w:t>
      </w:r>
    </w:p>
    <w:p w14:paraId="25746528"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7D597B35"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Nhập các phần tử của mảng từ bàn phím</w:t>
      </w:r>
    </w:p>
    <w:p w14:paraId="6CD88BA0"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la</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$t1</w:t>
      </w:r>
      <w:r w:rsidRPr="00A13D1C">
        <w:rPr>
          <w:rFonts w:ascii="JetBrains Mono NL" w:eastAsia="Times New Roman" w:hAnsi="JetBrains Mono NL" w:cs="JetBrains Mono NL"/>
          <w:color w:val="CCCCCC"/>
          <w:kern w:val="0"/>
          <w:sz w:val="21"/>
          <w:szCs w:val="21"/>
          <w:lang w:eastAsia="en-US"/>
          <w14:ligatures w14:val="none"/>
        </w:rPr>
        <w:t xml:space="preserve">, array           </w:t>
      </w:r>
      <w:r w:rsidRPr="00A13D1C">
        <w:rPr>
          <w:rFonts w:ascii="JetBrains Mono NL" w:eastAsia="Times New Roman" w:hAnsi="JetBrains Mono NL" w:cs="JetBrains Mono NL"/>
          <w:color w:val="6A9955"/>
          <w:kern w:val="0"/>
          <w:sz w:val="21"/>
          <w:szCs w:val="21"/>
          <w:lang w:eastAsia="en-US"/>
          <w14:ligatures w14:val="none"/>
        </w:rPr>
        <w:t># Lấy địa chỉ bắt đầu của mảng</w:t>
      </w:r>
    </w:p>
    <w:p w14:paraId="4A715E34"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$t2</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Khởi tạo biến đếm lặp</w:t>
      </w:r>
    </w:p>
    <w:p w14:paraId="7A37CC13"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499CF747"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DCDCAA"/>
          <w:kern w:val="0"/>
          <w:sz w:val="21"/>
          <w:szCs w:val="21"/>
          <w:lang w:eastAsia="en-US"/>
          <w14:ligatures w14:val="none"/>
        </w:rPr>
        <w:t>input_loop</w:t>
      </w:r>
      <w:r w:rsidRPr="00A13D1C">
        <w:rPr>
          <w:rFonts w:ascii="JetBrains Mono NL" w:eastAsia="Times New Roman" w:hAnsi="JetBrains Mono NL" w:cs="JetBrains Mono NL"/>
          <w:color w:val="CCCCCC"/>
          <w:kern w:val="0"/>
          <w:sz w:val="21"/>
          <w:szCs w:val="21"/>
          <w:lang w:eastAsia="en-US"/>
          <w14:ligatures w14:val="none"/>
        </w:rPr>
        <w:t>:</w:t>
      </w:r>
    </w:p>
    <w:p w14:paraId="25C73ABB"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bge</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$t2</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$t0</w:t>
      </w:r>
      <w:r w:rsidRPr="00A13D1C">
        <w:rPr>
          <w:rFonts w:ascii="JetBrains Mono NL" w:eastAsia="Times New Roman" w:hAnsi="JetBrains Mono NL" w:cs="JetBrains Mono NL"/>
          <w:color w:val="CCCCCC"/>
          <w:kern w:val="0"/>
          <w:sz w:val="21"/>
          <w:szCs w:val="21"/>
          <w:lang w:eastAsia="en-US"/>
          <w14:ligatures w14:val="none"/>
        </w:rPr>
        <w:t xml:space="preserve">, finding </w:t>
      </w:r>
      <w:r w:rsidRPr="00A13D1C">
        <w:rPr>
          <w:rFonts w:ascii="JetBrains Mono NL" w:eastAsia="Times New Roman" w:hAnsi="JetBrains Mono NL" w:cs="JetBrains Mono NL"/>
          <w:color w:val="6A9955"/>
          <w:kern w:val="0"/>
          <w:sz w:val="21"/>
          <w:szCs w:val="21"/>
          <w:lang w:eastAsia="en-US"/>
          <w14:ligatures w14:val="none"/>
        </w:rPr>
        <w:t># Kiểm tra nếu đã nhập đủ số phần tử thì chuyển đến phần tính toán</w:t>
      </w:r>
    </w:p>
    <w:p w14:paraId="6724ECE6"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p>
    <w:p w14:paraId="0EA13303"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$v0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4</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In ra "Nhap so thu"</w:t>
      </w:r>
    </w:p>
    <w:p w14:paraId="592EAC71"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la</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$a0</w:t>
      </w:r>
      <w:r w:rsidRPr="00A13D1C">
        <w:rPr>
          <w:rFonts w:ascii="JetBrains Mono NL" w:eastAsia="Times New Roman" w:hAnsi="JetBrains Mono NL" w:cs="JetBrains Mono NL"/>
          <w:color w:val="CCCCCC"/>
          <w:kern w:val="0"/>
          <w:sz w:val="21"/>
          <w:szCs w:val="21"/>
          <w:lang w:eastAsia="en-US"/>
          <w14:ligatures w14:val="none"/>
        </w:rPr>
        <w:t>, cmd2                  </w:t>
      </w:r>
    </w:p>
    <w:p w14:paraId="6E9A4749"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syscall</w:t>
      </w:r>
    </w:p>
    <w:p w14:paraId="2FADAC5D"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34BA348B"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$v0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1</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In chỉ số phần tử</w:t>
      </w:r>
    </w:p>
    <w:p w14:paraId="667E7A48"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addi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$t2</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1</w:t>
      </w:r>
      <w:r w:rsidRPr="00A13D1C">
        <w:rPr>
          <w:rFonts w:ascii="JetBrains Mono NL" w:eastAsia="Times New Roman" w:hAnsi="JetBrains Mono NL" w:cs="JetBrains Mono NL"/>
          <w:color w:val="CCCCCC"/>
          <w:kern w:val="0"/>
          <w:sz w:val="21"/>
          <w:szCs w:val="21"/>
          <w:lang w:eastAsia="en-US"/>
          <w14:ligatures w14:val="none"/>
        </w:rPr>
        <w:t xml:space="preserve">        </w:t>
      </w:r>
    </w:p>
    <w:p w14:paraId="1D26086E"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syscall</w:t>
      </w:r>
    </w:p>
    <w:p w14:paraId="571E297E"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p>
    <w:p w14:paraId="3B2AB631"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$v0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4</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In ra ": "</w:t>
      </w:r>
    </w:p>
    <w:p w14:paraId="709C5375"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la</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$a0</w:t>
      </w:r>
      <w:r w:rsidRPr="00A13D1C">
        <w:rPr>
          <w:rFonts w:ascii="JetBrains Mono NL" w:eastAsia="Times New Roman" w:hAnsi="JetBrains Mono NL" w:cs="JetBrains Mono NL"/>
          <w:color w:val="CCCCCC"/>
          <w:kern w:val="0"/>
          <w:sz w:val="21"/>
          <w:szCs w:val="21"/>
          <w:lang w:eastAsia="en-US"/>
          <w14:ligatures w14:val="none"/>
        </w:rPr>
        <w:t>, cmd3</w:t>
      </w:r>
    </w:p>
    <w:p w14:paraId="383AB1A8"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syscall</w:t>
      </w:r>
    </w:p>
    <w:p w14:paraId="3EBE4123"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p>
    <w:p w14:paraId="23D5C404"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$v0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5</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Thiết lập syscall để nhập số nguyên</w:t>
      </w:r>
    </w:p>
    <w:p w14:paraId="5ACDA14C"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syscall</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Yêu cầu hệ điều hành thực hiện nhập số</w:t>
      </w:r>
    </w:p>
    <w:p w14:paraId="1DB1C444"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sw</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$v0</w:t>
      </w:r>
      <w:r w:rsidRPr="00A13D1C">
        <w:rPr>
          <w:rFonts w:ascii="JetBrains Mono NL" w:eastAsia="Times New Roman" w:hAnsi="JetBrains Mono NL" w:cs="JetBrains Mono NL"/>
          <w:color w:val="CCCCCC"/>
          <w:kern w:val="0"/>
          <w:sz w:val="21"/>
          <w:szCs w:val="21"/>
          <w:lang w:eastAsia="en-US"/>
          <w14:ligatures w14:val="none"/>
        </w:rPr>
        <w:t>, (</w:t>
      </w:r>
      <w:r w:rsidRPr="00A13D1C">
        <w:rPr>
          <w:rFonts w:ascii="JetBrains Mono NL" w:eastAsia="Times New Roman" w:hAnsi="JetBrains Mono NL" w:cs="JetBrains Mono NL"/>
          <w:color w:val="9CDCFE"/>
          <w:kern w:val="0"/>
          <w:sz w:val="21"/>
          <w:szCs w:val="21"/>
          <w:lang w:eastAsia="en-US"/>
          <w14:ligatures w14:val="none"/>
        </w:rPr>
        <w:t>$t1</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Lưu giá trị nhập vào mảng</w:t>
      </w:r>
    </w:p>
    <w:p w14:paraId="47C32E82"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addi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$t1</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$t1</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4</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Di chuyển con trỏ đến phần tử tiếp theo trong mảng</w:t>
      </w:r>
    </w:p>
    <w:p w14:paraId="25DC07D8"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addi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$t2</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$t2</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1</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Tăng biến đếm lặp</w:t>
      </w:r>
    </w:p>
    <w:p w14:paraId="0525C26A"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j</w:t>
      </w:r>
      <w:r w:rsidRPr="00A13D1C">
        <w:rPr>
          <w:rFonts w:ascii="JetBrains Mono NL" w:eastAsia="Times New Roman" w:hAnsi="JetBrains Mono NL" w:cs="JetBrains Mono NL"/>
          <w:color w:val="CCCCCC"/>
          <w:kern w:val="0"/>
          <w:sz w:val="21"/>
          <w:szCs w:val="21"/>
          <w:lang w:eastAsia="en-US"/>
          <w14:ligatures w14:val="none"/>
        </w:rPr>
        <w:t xml:space="preserve"> input_loop            </w:t>
      </w:r>
      <w:r w:rsidRPr="00A13D1C">
        <w:rPr>
          <w:rFonts w:ascii="JetBrains Mono NL" w:eastAsia="Times New Roman" w:hAnsi="JetBrains Mono NL" w:cs="JetBrains Mono NL"/>
          <w:color w:val="6A9955"/>
          <w:kern w:val="0"/>
          <w:sz w:val="21"/>
          <w:szCs w:val="21"/>
          <w:lang w:eastAsia="en-US"/>
          <w14:ligatures w14:val="none"/>
        </w:rPr>
        <w:t># Quay lại đầu vòng lặp để tiếp tục nhập phần tử tiếp theo</w:t>
      </w:r>
    </w:p>
    <w:p w14:paraId="14A000ED"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59504236"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DCDCAA"/>
          <w:kern w:val="0"/>
          <w:sz w:val="21"/>
          <w:szCs w:val="21"/>
          <w:lang w:eastAsia="en-US"/>
          <w14:ligatures w14:val="none"/>
        </w:rPr>
        <w:t>finding</w:t>
      </w:r>
      <w:r w:rsidRPr="00A13D1C">
        <w:rPr>
          <w:rFonts w:ascii="JetBrains Mono NL" w:eastAsia="Times New Roman" w:hAnsi="JetBrains Mono NL" w:cs="JetBrains Mono NL"/>
          <w:color w:val="CCCCCC"/>
          <w:kern w:val="0"/>
          <w:sz w:val="21"/>
          <w:szCs w:val="21"/>
          <w:lang w:eastAsia="en-US"/>
          <w14:ligatures w14:val="none"/>
        </w:rPr>
        <w:t>:</w:t>
      </w:r>
    </w:p>
    <w:p w14:paraId="770901B5"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lw</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$t3</w:t>
      </w:r>
      <w:r w:rsidRPr="00A13D1C">
        <w:rPr>
          <w:rFonts w:ascii="JetBrains Mono NL" w:eastAsia="Times New Roman" w:hAnsi="JetBrains Mono NL" w:cs="JetBrains Mono NL"/>
          <w:color w:val="CCCCCC"/>
          <w:kern w:val="0"/>
          <w:sz w:val="21"/>
          <w:szCs w:val="21"/>
          <w:lang w:eastAsia="en-US"/>
          <w14:ligatures w14:val="none"/>
        </w:rPr>
        <w:t>, size_of_array      </w:t>
      </w:r>
      <w:r w:rsidRPr="00A13D1C">
        <w:rPr>
          <w:rFonts w:ascii="JetBrains Mono NL" w:eastAsia="Times New Roman" w:hAnsi="JetBrains Mono NL" w:cs="JetBrains Mono NL"/>
          <w:color w:val="6A9955"/>
          <w:kern w:val="0"/>
          <w:sz w:val="21"/>
          <w:szCs w:val="21"/>
          <w:lang w:eastAsia="en-US"/>
          <w14:ligatures w14:val="none"/>
        </w:rPr>
        <w:t># Lấy kích thước của mảng</w:t>
      </w:r>
    </w:p>
    <w:p w14:paraId="2F9372C4"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addi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$t4</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$t3</w:t>
      </w:r>
      <w:r w:rsidRPr="00A13D1C">
        <w:rPr>
          <w:rFonts w:ascii="JetBrains Mono NL" w:eastAsia="Times New Roman" w:hAnsi="JetBrains Mono NL" w:cs="JetBrains Mono NL"/>
          <w:color w:val="CCCCCC"/>
          <w:kern w:val="0"/>
          <w:sz w:val="21"/>
          <w:szCs w:val="21"/>
          <w:lang w:eastAsia="en-US"/>
          <w14:ligatures w14:val="none"/>
        </w:rPr>
        <w:t>, -</w:t>
      </w:r>
      <w:r w:rsidRPr="00A13D1C">
        <w:rPr>
          <w:rFonts w:ascii="JetBrains Mono NL" w:eastAsia="Times New Roman" w:hAnsi="JetBrains Mono NL" w:cs="JetBrains Mono NL"/>
          <w:color w:val="B5CEA8"/>
          <w:kern w:val="0"/>
          <w:sz w:val="21"/>
          <w:szCs w:val="21"/>
          <w:lang w:eastAsia="en-US"/>
          <w14:ligatures w14:val="none"/>
        </w:rPr>
        <w:t>1</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Thiết lập giới hạn duyệt mảng (kích thước mảng - 1 vì duyệt cặp liên kề)</w:t>
      </w:r>
    </w:p>
    <w:p w14:paraId="46A6A657"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lastRenderedPageBreak/>
        <w:t xml:space="preserve">    </w:t>
      </w:r>
      <w:r w:rsidRPr="00A13D1C">
        <w:rPr>
          <w:rFonts w:ascii="JetBrains Mono NL" w:eastAsia="Times New Roman" w:hAnsi="JetBrains Mono NL" w:cs="JetBrains Mono NL"/>
          <w:color w:val="DCDCAA"/>
          <w:kern w:val="0"/>
          <w:sz w:val="21"/>
          <w:szCs w:val="21"/>
          <w:lang w:eastAsia="en-US"/>
          <w14:ligatures w14:val="none"/>
        </w:rPr>
        <w:t>la</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$t6</w:t>
      </w:r>
      <w:r w:rsidRPr="00A13D1C">
        <w:rPr>
          <w:rFonts w:ascii="JetBrains Mono NL" w:eastAsia="Times New Roman" w:hAnsi="JetBrains Mono NL" w:cs="JetBrains Mono NL"/>
          <w:color w:val="CCCCCC"/>
          <w:kern w:val="0"/>
          <w:sz w:val="21"/>
          <w:szCs w:val="21"/>
          <w:lang w:eastAsia="en-US"/>
          <w14:ligatures w14:val="none"/>
        </w:rPr>
        <w:t xml:space="preserve">, array           </w:t>
      </w:r>
      <w:r w:rsidRPr="00A13D1C">
        <w:rPr>
          <w:rFonts w:ascii="JetBrains Mono NL" w:eastAsia="Times New Roman" w:hAnsi="JetBrains Mono NL" w:cs="JetBrains Mono NL"/>
          <w:color w:val="6A9955"/>
          <w:kern w:val="0"/>
          <w:sz w:val="21"/>
          <w:szCs w:val="21"/>
          <w:lang w:eastAsia="en-US"/>
          <w14:ligatures w14:val="none"/>
        </w:rPr>
        <w:t># Lấy địa chỉ bắt đầu của mảng</w:t>
      </w:r>
    </w:p>
    <w:p w14:paraId="024828FB"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$t2</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Khởi tạo lại biến đếm để duyệt mảng</w:t>
      </w:r>
    </w:p>
    <w:p w14:paraId="2558E2B4"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$a1</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Khởi tạo giá trị max_product là 0</w:t>
      </w:r>
    </w:p>
    <w:p w14:paraId="5DFDCBBD"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6C7DF2EA"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DCDCAA"/>
          <w:kern w:val="0"/>
          <w:sz w:val="21"/>
          <w:szCs w:val="21"/>
          <w:lang w:eastAsia="en-US"/>
          <w14:ligatures w14:val="none"/>
        </w:rPr>
        <w:t>finding_loop</w:t>
      </w:r>
      <w:r w:rsidRPr="00A13D1C">
        <w:rPr>
          <w:rFonts w:ascii="JetBrains Mono NL" w:eastAsia="Times New Roman" w:hAnsi="JetBrains Mono NL" w:cs="JetBrains Mono NL"/>
          <w:color w:val="CCCCCC"/>
          <w:kern w:val="0"/>
          <w:sz w:val="21"/>
          <w:szCs w:val="21"/>
          <w:lang w:eastAsia="en-US"/>
          <w14:ligatures w14:val="none"/>
        </w:rPr>
        <w:t>:</w:t>
      </w:r>
    </w:p>
    <w:p w14:paraId="36DCF25F"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bge</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$t2</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$t4</w:t>
      </w:r>
      <w:r w:rsidRPr="00A13D1C">
        <w:rPr>
          <w:rFonts w:ascii="JetBrains Mono NL" w:eastAsia="Times New Roman" w:hAnsi="JetBrains Mono NL" w:cs="JetBrains Mono NL"/>
          <w:color w:val="CCCCCC"/>
          <w:kern w:val="0"/>
          <w:sz w:val="21"/>
          <w:szCs w:val="21"/>
          <w:lang w:eastAsia="en-US"/>
          <w14:ligatures w14:val="none"/>
        </w:rPr>
        <w:t xml:space="preserve">, print_result </w:t>
      </w:r>
      <w:r w:rsidRPr="00A13D1C">
        <w:rPr>
          <w:rFonts w:ascii="JetBrains Mono NL" w:eastAsia="Times New Roman" w:hAnsi="JetBrains Mono NL" w:cs="JetBrains Mono NL"/>
          <w:color w:val="6A9955"/>
          <w:kern w:val="0"/>
          <w:sz w:val="21"/>
          <w:szCs w:val="21"/>
          <w:lang w:eastAsia="en-US"/>
          <w14:ligatures w14:val="none"/>
        </w:rPr>
        <w:t># Kiểm tra nếu đã duyệt hết mảng thì chuyển đến in kết quả</w:t>
      </w:r>
    </w:p>
    <w:p w14:paraId="554AE7A0"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lw</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$t7</w:t>
      </w:r>
      <w:r w:rsidRPr="00A13D1C">
        <w:rPr>
          <w:rFonts w:ascii="JetBrains Mono NL" w:eastAsia="Times New Roman" w:hAnsi="JetBrains Mono NL" w:cs="JetBrains Mono NL"/>
          <w:color w:val="CCCCCC"/>
          <w:kern w:val="0"/>
          <w:sz w:val="21"/>
          <w:szCs w:val="21"/>
          <w:lang w:eastAsia="en-US"/>
          <w14:ligatures w14:val="none"/>
        </w:rPr>
        <w:t>, (</w:t>
      </w:r>
      <w:r w:rsidRPr="00A13D1C">
        <w:rPr>
          <w:rFonts w:ascii="JetBrains Mono NL" w:eastAsia="Times New Roman" w:hAnsi="JetBrains Mono NL" w:cs="JetBrains Mono NL"/>
          <w:color w:val="9CDCFE"/>
          <w:kern w:val="0"/>
          <w:sz w:val="21"/>
          <w:szCs w:val="21"/>
          <w:lang w:eastAsia="en-US"/>
          <w14:ligatures w14:val="none"/>
        </w:rPr>
        <w:t>$t6</w:t>
      </w:r>
      <w:r w:rsidRPr="00A13D1C">
        <w:rPr>
          <w:rFonts w:ascii="JetBrains Mono NL" w:eastAsia="Times New Roman" w:hAnsi="JetBrains Mono NL" w:cs="JetBrains Mono NL"/>
          <w:color w:val="CCCCCC"/>
          <w:kern w:val="0"/>
          <w:sz w:val="21"/>
          <w:szCs w:val="21"/>
          <w:lang w:eastAsia="en-US"/>
          <w14:ligatures w14:val="none"/>
        </w:rPr>
        <w:t>)              </w:t>
      </w:r>
      <w:r w:rsidRPr="00A13D1C">
        <w:rPr>
          <w:rFonts w:ascii="JetBrains Mono NL" w:eastAsia="Times New Roman" w:hAnsi="JetBrains Mono NL" w:cs="JetBrains Mono NL"/>
          <w:color w:val="6A9955"/>
          <w:kern w:val="0"/>
          <w:sz w:val="21"/>
          <w:szCs w:val="21"/>
          <w:lang w:eastAsia="en-US"/>
          <w14:ligatures w14:val="none"/>
        </w:rPr>
        <w:t># Load giá trị của phần tử hiện tại vào $t7</w:t>
      </w:r>
    </w:p>
    <w:p w14:paraId="35A4B90C"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lw</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$t8</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4</w:t>
      </w:r>
      <w:r w:rsidRPr="00A13D1C">
        <w:rPr>
          <w:rFonts w:ascii="JetBrains Mono NL" w:eastAsia="Times New Roman" w:hAnsi="JetBrains Mono NL" w:cs="JetBrains Mono NL"/>
          <w:color w:val="CCCCCC"/>
          <w:kern w:val="0"/>
          <w:sz w:val="21"/>
          <w:szCs w:val="21"/>
          <w:lang w:eastAsia="en-US"/>
          <w14:ligatures w14:val="none"/>
        </w:rPr>
        <w:t>(</w:t>
      </w:r>
      <w:r w:rsidRPr="00A13D1C">
        <w:rPr>
          <w:rFonts w:ascii="JetBrains Mono NL" w:eastAsia="Times New Roman" w:hAnsi="JetBrains Mono NL" w:cs="JetBrains Mono NL"/>
          <w:color w:val="9CDCFE"/>
          <w:kern w:val="0"/>
          <w:sz w:val="21"/>
          <w:szCs w:val="21"/>
          <w:lang w:eastAsia="en-US"/>
          <w14:ligatures w14:val="none"/>
        </w:rPr>
        <w:t>$t6</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Load giá trị của phần tử kế tiếp vào $t8</w:t>
      </w:r>
    </w:p>
    <w:p w14:paraId="0B5BC59F"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mul</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$t9</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$t7</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$t8</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Tính tích của hai phần tử liên tiếp</w:t>
      </w:r>
    </w:p>
    <w:p w14:paraId="5AB92A72"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bgt</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$t9</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$a1</w:t>
      </w:r>
      <w:r w:rsidRPr="00A13D1C">
        <w:rPr>
          <w:rFonts w:ascii="JetBrains Mono NL" w:eastAsia="Times New Roman" w:hAnsi="JetBrains Mono NL" w:cs="JetBrains Mono NL"/>
          <w:color w:val="CCCCCC"/>
          <w:kern w:val="0"/>
          <w:sz w:val="21"/>
          <w:szCs w:val="21"/>
          <w:lang w:eastAsia="en-US"/>
          <w14:ligatures w14:val="none"/>
        </w:rPr>
        <w:t xml:space="preserve">, update_max </w:t>
      </w:r>
      <w:r w:rsidRPr="00A13D1C">
        <w:rPr>
          <w:rFonts w:ascii="JetBrains Mono NL" w:eastAsia="Times New Roman" w:hAnsi="JetBrains Mono NL" w:cs="JetBrains Mono NL"/>
          <w:color w:val="6A9955"/>
          <w:kern w:val="0"/>
          <w:sz w:val="21"/>
          <w:szCs w:val="21"/>
          <w:lang w:eastAsia="en-US"/>
          <w14:ligatures w14:val="none"/>
        </w:rPr>
        <w:t># Nếu tích mới lớn hơn giá trị lớn nhất hiện tại thì cập nhật</w:t>
      </w:r>
    </w:p>
    <w:p w14:paraId="0C9E2E69"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j</w:t>
      </w:r>
      <w:r w:rsidRPr="00A13D1C">
        <w:rPr>
          <w:rFonts w:ascii="JetBrains Mono NL" w:eastAsia="Times New Roman" w:hAnsi="JetBrains Mono NL" w:cs="JetBrains Mono NL"/>
          <w:color w:val="CCCCCC"/>
          <w:kern w:val="0"/>
          <w:sz w:val="21"/>
          <w:szCs w:val="21"/>
          <w:lang w:eastAsia="en-US"/>
          <w14:ligatures w14:val="none"/>
        </w:rPr>
        <w:t xml:space="preserve"> next_iteration            </w:t>
      </w:r>
      <w:r w:rsidRPr="00A13D1C">
        <w:rPr>
          <w:rFonts w:ascii="JetBrains Mono NL" w:eastAsia="Times New Roman" w:hAnsi="JetBrains Mono NL" w:cs="JetBrains Mono NL"/>
          <w:color w:val="6A9955"/>
          <w:kern w:val="0"/>
          <w:sz w:val="21"/>
          <w:szCs w:val="21"/>
          <w:lang w:eastAsia="en-US"/>
          <w14:ligatures w14:val="none"/>
        </w:rPr>
        <w:t># Nếu không, chuyển sang lần lặp tiếp theo</w:t>
      </w:r>
    </w:p>
    <w:p w14:paraId="2B672133"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2E717E11"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DCDCAA"/>
          <w:kern w:val="0"/>
          <w:sz w:val="21"/>
          <w:szCs w:val="21"/>
          <w:lang w:eastAsia="en-US"/>
          <w14:ligatures w14:val="none"/>
        </w:rPr>
        <w:t>update_max</w:t>
      </w:r>
      <w:r w:rsidRPr="00A13D1C">
        <w:rPr>
          <w:rFonts w:ascii="JetBrains Mono NL" w:eastAsia="Times New Roman" w:hAnsi="JetBrains Mono NL" w:cs="JetBrains Mono NL"/>
          <w:color w:val="CCCCCC"/>
          <w:kern w:val="0"/>
          <w:sz w:val="21"/>
          <w:szCs w:val="21"/>
          <w:lang w:eastAsia="en-US"/>
          <w14:ligatures w14:val="none"/>
        </w:rPr>
        <w:t>:</w:t>
      </w:r>
    </w:p>
    <w:p w14:paraId="52FE122A"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move</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$a2</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$t7</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Cập nhật phần tử đầu của cặp có tích lớn nhất</w:t>
      </w:r>
    </w:p>
    <w:p w14:paraId="780BB3BD"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move</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$a3</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$t8</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Cập nhật phần tử thứ hai của cặp có tích lớn nhất</w:t>
      </w:r>
    </w:p>
    <w:p w14:paraId="73FB5BBC"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move</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$a1</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$t9</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Cập nhật giá trị tích lớn nhất</w:t>
      </w:r>
    </w:p>
    <w:p w14:paraId="0CFB21BA"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19499BBD"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DCDCAA"/>
          <w:kern w:val="0"/>
          <w:sz w:val="21"/>
          <w:szCs w:val="21"/>
          <w:lang w:eastAsia="en-US"/>
          <w14:ligatures w14:val="none"/>
        </w:rPr>
        <w:t>next_iteration</w:t>
      </w:r>
      <w:r w:rsidRPr="00A13D1C">
        <w:rPr>
          <w:rFonts w:ascii="JetBrains Mono NL" w:eastAsia="Times New Roman" w:hAnsi="JetBrains Mono NL" w:cs="JetBrains Mono NL"/>
          <w:color w:val="CCCCCC"/>
          <w:kern w:val="0"/>
          <w:sz w:val="21"/>
          <w:szCs w:val="21"/>
          <w:lang w:eastAsia="en-US"/>
          <w14:ligatures w14:val="none"/>
        </w:rPr>
        <w:t>:</w:t>
      </w:r>
    </w:p>
    <w:p w14:paraId="37E859DB"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addi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$t6</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$t6</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4</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Di chuyển con trỏ đến phần tử tiếp theo của mảng</w:t>
      </w:r>
    </w:p>
    <w:p w14:paraId="67CC093D"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addi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$t2</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$t2</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1</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Tăng biến đếm lặp</w:t>
      </w:r>
    </w:p>
    <w:p w14:paraId="198B4B78"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j</w:t>
      </w:r>
      <w:r w:rsidRPr="00A13D1C">
        <w:rPr>
          <w:rFonts w:ascii="JetBrains Mono NL" w:eastAsia="Times New Roman" w:hAnsi="JetBrains Mono NL" w:cs="JetBrains Mono NL"/>
          <w:color w:val="CCCCCC"/>
          <w:kern w:val="0"/>
          <w:sz w:val="21"/>
          <w:szCs w:val="21"/>
          <w:lang w:eastAsia="en-US"/>
          <w14:ligatures w14:val="none"/>
        </w:rPr>
        <w:t xml:space="preserve"> finding_loop            </w:t>
      </w:r>
      <w:r w:rsidRPr="00A13D1C">
        <w:rPr>
          <w:rFonts w:ascii="JetBrains Mono NL" w:eastAsia="Times New Roman" w:hAnsi="JetBrains Mono NL" w:cs="JetBrains Mono NL"/>
          <w:color w:val="6A9955"/>
          <w:kern w:val="0"/>
          <w:sz w:val="21"/>
          <w:szCs w:val="21"/>
          <w:lang w:eastAsia="en-US"/>
          <w14:ligatures w14:val="none"/>
        </w:rPr>
        <w:t># Quay lại đầu vòng lặp để tiếp tục tính toán</w:t>
      </w:r>
    </w:p>
    <w:p w14:paraId="0FDAFA10"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5EB7E584"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DCDCAA"/>
          <w:kern w:val="0"/>
          <w:sz w:val="21"/>
          <w:szCs w:val="21"/>
          <w:lang w:eastAsia="en-US"/>
          <w14:ligatures w14:val="none"/>
        </w:rPr>
        <w:t>warning</w:t>
      </w:r>
      <w:r w:rsidRPr="00A13D1C">
        <w:rPr>
          <w:rFonts w:ascii="JetBrains Mono NL" w:eastAsia="Times New Roman" w:hAnsi="JetBrains Mono NL" w:cs="JetBrains Mono NL"/>
          <w:color w:val="CCCCCC"/>
          <w:kern w:val="0"/>
          <w:sz w:val="21"/>
          <w:szCs w:val="21"/>
          <w:lang w:eastAsia="en-US"/>
          <w14:ligatures w14:val="none"/>
        </w:rPr>
        <w:t>:</w:t>
      </w:r>
    </w:p>
    <w:p w14:paraId="4FECF183"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Xuất thông báo lỗi nếu n &gt; 100</w:t>
      </w:r>
    </w:p>
    <w:p w14:paraId="4FFA1265"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$v0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4</w:t>
      </w:r>
    </w:p>
    <w:p w14:paraId="47A0846F"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la</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$a0</w:t>
      </w:r>
      <w:r w:rsidRPr="00A13D1C">
        <w:rPr>
          <w:rFonts w:ascii="JetBrains Mono NL" w:eastAsia="Times New Roman" w:hAnsi="JetBrains Mono NL" w:cs="JetBrains Mono NL"/>
          <w:color w:val="CCCCCC"/>
          <w:kern w:val="0"/>
          <w:sz w:val="21"/>
          <w:szCs w:val="21"/>
          <w:lang w:eastAsia="en-US"/>
          <w14:ligatures w14:val="none"/>
        </w:rPr>
        <w:t>, cmd6</w:t>
      </w:r>
    </w:p>
    <w:p w14:paraId="740564B2"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syscall</w:t>
      </w:r>
    </w:p>
    <w:p w14:paraId="0DF500B8"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j</w:t>
      </w:r>
      <w:r w:rsidRPr="00A13D1C">
        <w:rPr>
          <w:rFonts w:ascii="JetBrains Mono NL" w:eastAsia="Times New Roman" w:hAnsi="JetBrains Mono NL" w:cs="JetBrains Mono NL"/>
          <w:color w:val="CCCCCC"/>
          <w:kern w:val="0"/>
          <w:sz w:val="21"/>
          <w:szCs w:val="21"/>
          <w:lang w:eastAsia="en-US"/>
          <w14:ligatures w14:val="none"/>
        </w:rPr>
        <w:t xml:space="preserve"> end_program</w:t>
      </w:r>
    </w:p>
    <w:p w14:paraId="0B2956A8"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p>
    <w:p w14:paraId="4BEE2D44"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DCDCAA"/>
          <w:kern w:val="0"/>
          <w:sz w:val="21"/>
          <w:szCs w:val="21"/>
          <w:lang w:eastAsia="en-US"/>
          <w14:ligatures w14:val="none"/>
        </w:rPr>
        <w:t>print_result</w:t>
      </w:r>
      <w:r w:rsidRPr="00A13D1C">
        <w:rPr>
          <w:rFonts w:ascii="JetBrains Mono NL" w:eastAsia="Times New Roman" w:hAnsi="JetBrains Mono NL" w:cs="JetBrains Mono NL"/>
          <w:color w:val="CCCCCC"/>
          <w:kern w:val="0"/>
          <w:sz w:val="21"/>
          <w:szCs w:val="21"/>
          <w:lang w:eastAsia="en-US"/>
          <w14:ligatures w14:val="none"/>
        </w:rPr>
        <w:t>:</w:t>
      </w:r>
    </w:p>
    <w:p w14:paraId="0B4B796D"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$v0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4</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#In chuỗi thông báo</w:t>
      </w:r>
    </w:p>
    <w:p w14:paraId="697DF767"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la</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$a0</w:t>
      </w:r>
      <w:r w:rsidRPr="00A13D1C">
        <w:rPr>
          <w:rFonts w:ascii="JetBrains Mono NL" w:eastAsia="Times New Roman" w:hAnsi="JetBrains Mono NL" w:cs="JetBrains Mono NL"/>
          <w:color w:val="CCCCCC"/>
          <w:kern w:val="0"/>
          <w:sz w:val="21"/>
          <w:szCs w:val="21"/>
          <w:lang w:eastAsia="en-US"/>
          <w14:ligatures w14:val="none"/>
        </w:rPr>
        <w:t>, cmd4</w:t>
      </w:r>
    </w:p>
    <w:p w14:paraId="20891C16"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syscall</w:t>
      </w:r>
    </w:p>
    <w:p w14:paraId="47074086"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7C4327EC"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$v0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1</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Thiết lập syscall để in số nguyên</w:t>
      </w:r>
    </w:p>
    <w:p w14:paraId="375F815F"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move</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$a1</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Chuyển giá trị tích lớn nhất vào $a0 để in</w:t>
      </w:r>
    </w:p>
    <w:p w14:paraId="65F2DE12"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syscall</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In giá trị tích lớn nhất</w:t>
      </w:r>
    </w:p>
    <w:p w14:paraId="313E3A19"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p>
    <w:p w14:paraId="3B479797"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lastRenderedPageBreak/>
        <w:t xml:space="preserve">    </w:t>
      </w:r>
      <w:r w:rsidRPr="00A13D1C">
        <w:rPr>
          <w:rFonts w:ascii="JetBrains Mono NL" w:eastAsia="Times New Roman" w:hAnsi="JetBrains Mono NL" w:cs="JetBrains Mono NL"/>
          <w:color w:val="DCDCAA"/>
          <w:kern w:val="0"/>
          <w:sz w:val="21"/>
          <w:szCs w:val="21"/>
          <w:lang w:eastAsia="en-US"/>
          <w14:ligatures w14:val="none"/>
        </w:rPr>
        <w:t>li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$v0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4</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Thiết lập syscall để in chuỗi</w:t>
      </w:r>
    </w:p>
    <w:p w14:paraId="448F52C6"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la</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$a0</w:t>
      </w:r>
      <w:r w:rsidRPr="00A13D1C">
        <w:rPr>
          <w:rFonts w:ascii="JetBrains Mono NL" w:eastAsia="Times New Roman" w:hAnsi="JetBrains Mono NL" w:cs="JetBrains Mono NL"/>
          <w:color w:val="CCCCCC"/>
          <w:kern w:val="0"/>
          <w:sz w:val="21"/>
          <w:szCs w:val="21"/>
          <w:lang w:eastAsia="en-US"/>
          <w14:ligatures w14:val="none"/>
        </w:rPr>
        <w:t xml:space="preserve">, newline             </w:t>
      </w:r>
      <w:r w:rsidRPr="00A13D1C">
        <w:rPr>
          <w:rFonts w:ascii="JetBrains Mono NL" w:eastAsia="Times New Roman" w:hAnsi="JetBrains Mono NL" w:cs="JetBrains Mono NL"/>
          <w:color w:val="6A9955"/>
          <w:kern w:val="0"/>
          <w:sz w:val="21"/>
          <w:szCs w:val="21"/>
          <w:lang w:eastAsia="en-US"/>
          <w14:ligatures w14:val="none"/>
        </w:rPr>
        <w:t># Chuẩn bị chuỗi xuống dòng để in</w:t>
      </w:r>
    </w:p>
    <w:p w14:paraId="49674461"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syscall</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In xuống dòng</w:t>
      </w:r>
    </w:p>
    <w:p w14:paraId="19B71DE6"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p>
    <w:p w14:paraId="2102C02C"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$v0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4</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#In chuỗi thông báo</w:t>
      </w:r>
    </w:p>
    <w:p w14:paraId="019313A2"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la</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$a0</w:t>
      </w:r>
      <w:r w:rsidRPr="00A13D1C">
        <w:rPr>
          <w:rFonts w:ascii="JetBrains Mono NL" w:eastAsia="Times New Roman" w:hAnsi="JetBrains Mono NL" w:cs="JetBrains Mono NL"/>
          <w:color w:val="CCCCCC"/>
          <w:kern w:val="0"/>
          <w:sz w:val="21"/>
          <w:szCs w:val="21"/>
          <w:lang w:eastAsia="en-US"/>
          <w14:ligatures w14:val="none"/>
        </w:rPr>
        <w:t>, cmd5</w:t>
      </w:r>
    </w:p>
    <w:p w14:paraId="0264D172"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syscall</w:t>
      </w:r>
    </w:p>
    <w:p w14:paraId="70C3C09A"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p>
    <w:p w14:paraId="20C0D682"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$v0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1</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Thiết lập syscall để in số nguyên</w:t>
      </w:r>
    </w:p>
    <w:p w14:paraId="20F1FC71"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move</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$a2</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Chuyển phần tử đầu tiên của cặp vào $a0 để in</w:t>
      </w:r>
    </w:p>
    <w:p w14:paraId="7E6E2BE7"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syscall</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In phần tử đầu tiên của cặp</w:t>
      </w:r>
    </w:p>
    <w:p w14:paraId="6397273D"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p>
    <w:p w14:paraId="38C945C6"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$v0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4</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Thiết lập syscall để in chuỗi</w:t>
      </w:r>
    </w:p>
    <w:p w14:paraId="1C868503"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la</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$a0</w:t>
      </w:r>
      <w:r w:rsidRPr="00A13D1C">
        <w:rPr>
          <w:rFonts w:ascii="JetBrains Mono NL" w:eastAsia="Times New Roman" w:hAnsi="JetBrains Mono NL" w:cs="JetBrains Mono NL"/>
          <w:color w:val="CCCCCC"/>
          <w:kern w:val="0"/>
          <w:sz w:val="21"/>
          <w:szCs w:val="21"/>
          <w:lang w:eastAsia="en-US"/>
          <w14:ligatures w14:val="none"/>
        </w:rPr>
        <w:t xml:space="preserve">, space             </w:t>
      </w:r>
      <w:r w:rsidRPr="00A13D1C">
        <w:rPr>
          <w:rFonts w:ascii="JetBrains Mono NL" w:eastAsia="Times New Roman" w:hAnsi="JetBrains Mono NL" w:cs="JetBrains Mono NL"/>
          <w:color w:val="6A9955"/>
          <w:kern w:val="0"/>
          <w:sz w:val="21"/>
          <w:szCs w:val="21"/>
          <w:lang w:eastAsia="en-US"/>
          <w14:ligatures w14:val="none"/>
        </w:rPr>
        <w:t># Chuẩn bị chuỗi xuống dòng để in</w:t>
      </w:r>
    </w:p>
    <w:p w14:paraId="6FA993E3"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syscall</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In xuống dòng</w:t>
      </w:r>
    </w:p>
    <w:p w14:paraId="579B5676"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p>
    <w:p w14:paraId="7D50D564"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$v0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1</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Thiết lập syscall để in số nguyên</w:t>
      </w:r>
    </w:p>
    <w:p w14:paraId="21174615"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move</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$a3</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Chuyển phần tử thứ hai của cặp vào $a0 để in</w:t>
      </w:r>
    </w:p>
    <w:p w14:paraId="14E844B6"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syscall</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In phần tử thứ hai của cặp</w:t>
      </w:r>
    </w:p>
    <w:p w14:paraId="2DA0AC9F"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080B1393"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DCDCAA"/>
          <w:kern w:val="0"/>
          <w:sz w:val="21"/>
          <w:szCs w:val="21"/>
          <w:lang w:eastAsia="en-US"/>
          <w14:ligatures w14:val="none"/>
        </w:rPr>
        <w:t>end_program</w:t>
      </w:r>
      <w:r w:rsidRPr="00A13D1C">
        <w:rPr>
          <w:rFonts w:ascii="JetBrains Mono NL" w:eastAsia="Times New Roman" w:hAnsi="JetBrains Mono NL" w:cs="JetBrains Mono NL"/>
          <w:color w:val="CCCCCC"/>
          <w:kern w:val="0"/>
          <w:sz w:val="21"/>
          <w:szCs w:val="21"/>
          <w:lang w:eastAsia="en-US"/>
          <w14:ligatures w14:val="none"/>
        </w:rPr>
        <w:t>:</w:t>
      </w:r>
    </w:p>
    <w:p w14:paraId="2BFAB0A4"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6A9955"/>
          <w:kern w:val="0"/>
          <w:sz w:val="21"/>
          <w:szCs w:val="21"/>
          <w:lang w:eastAsia="en-US"/>
          <w14:ligatures w14:val="none"/>
        </w:rPr>
        <w:t># Kết thúc chương trình</w:t>
      </w:r>
    </w:p>
    <w:p w14:paraId="4B574CEF"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li</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9CDCFE"/>
          <w:kern w:val="0"/>
          <w:sz w:val="21"/>
          <w:szCs w:val="21"/>
          <w:lang w:eastAsia="en-US"/>
          <w14:ligatures w14:val="none"/>
        </w:rPr>
        <w:t>$v0</w:t>
      </w: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B5CEA8"/>
          <w:kern w:val="0"/>
          <w:sz w:val="21"/>
          <w:szCs w:val="21"/>
          <w:lang w:eastAsia="en-US"/>
          <w14:ligatures w14:val="none"/>
        </w:rPr>
        <w:t>10</w:t>
      </w:r>
    </w:p>
    <w:p w14:paraId="6F2F3FFE"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A13D1C">
        <w:rPr>
          <w:rFonts w:ascii="JetBrains Mono NL" w:eastAsia="Times New Roman" w:hAnsi="JetBrains Mono NL" w:cs="JetBrains Mono NL"/>
          <w:color w:val="CCCCCC"/>
          <w:kern w:val="0"/>
          <w:sz w:val="21"/>
          <w:szCs w:val="21"/>
          <w:lang w:eastAsia="en-US"/>
          <w14:ligatures w14:val="none"/>
        </w:rPr>
        <w:t xml:space="preserve">    </w:t>
      </w:r>
      <w:r w:rsidRPr="00A13D1C">
        <w:rPr>
          <w:rFonts w:ascii="JetBrains Mono NL" w:eastAsia="Times New Roman" w:hAnsi="JetBrains Mono NL" w:cs="JetBrains Mono NL"/>
          <w:color w:val="DCDCAA"/>
          <w:kern w:val="0"/>
          <w:sz w:val="21"/>
          <w:szCs w:val="21"/>
          <w:lang w:eastAsia="en-US"/>
          <w14:ligatures w14:val="none"/>
        </w:rPr>
        <w:t>syscall</w:t>
      </w:r>
    </w:p>
    <w:p w14:paraId="02B6E4F2" w14:textId="77777777" w:rsidR="00A13D1C" w:rsidRPr="00A13D1C" w:rsidRDefault="00A13D1C" w:rsidP="00A13D1C">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1D230974" w14:textId="77777777" w:rsidR="00A13D1C" w:rsidRDefault="00A13D1C" w:rsidP="00A42C41"/>
    <w:p w14:paraId="511DD94F" w14:textId="4265CCD4" w:rsidR="0017223A" w:rsidRDefault="0017223A" w:rsidP="0017223A">
      <w:pPr>
        <w:ind w:firstLine="720"/>
        <w:rPr>
          <w:sz w:val="36"/>
          <w:szCs w:val="36"/>
        </w:rPr>
      </w:pPr>
      <w:r w:rsidRPr="00FB2B42">
        <w:rPr>
          <w:sz w:val="36"/>
          <w:szCs w:val="36"/>
        </w:rPr>
        <w:t>II</w:t>
      </w:r>
      <w:r w:rsidRPr="00FB2B42">
        <w:rPr>
          <w:sz w:val="36"/>
          <w:szCs w:val="36"/>
        </w:rPr>
        <w:tab/>
        <w:t>Giải thích:</w:t>
      </w:r>
    </w:p>
    <w:p w14:paraId="566FC56B" w14:textId="67D56EE6" w:rsidR="00FB2B42" w:rsidRDefault="00FB2B42" w:rsidP="00FB2B42">
      <w:pPr>
        <w:pStyle w:val="ListParagraph"/>
        <w:numPr>
          <w:ilvl w:val="0"/>
          <w:numId w:val="5"/>
        </w:numPr>
        <w:rPr>
          <w:sz w:val="32"/>
          <w:szCs w:val="32"/>
        </w:rPr>
      </w:pPr>
      <w:r>
        <w:rPr>
          <w:sz w:val="32"/>
          <w:szCs w:val="32"/>
        </w:rPr>
        <w:t>Tổng quan phương pháp xử lý.</w:t>
      </w:r>
    </w:p>
    <w:p w14:paraId="782E838A" w14:textId="0B55DA9E" w:rsidR="00FB2B42" w:rsidRPr="00FB2B42" w:rsidRDefault="00FB2B42" w:rsidP="00FB2B42">
      <w:pPr>
        <w:pStyle w:val="ListParagraph"/>
        <w:numPr>
          <w:ilvl w:val="0"/>
          <w:numId w:val="7"/>
        </w:numPr>
        <w:rPr>
          <w:szCs w:val="28"/>
        </w:rPr>
      </w:pPr>
      <w:r w:rsidRPr="00FB2B42">
        <w:rPr>
          <w:szCs w:val="28"/>
        </w:rPr>
        <w:t xml:space="preserve">Chương trình thực hiện một số tác vụ chính: </w:t>
      </w:r>
    </w:p>
    <w:p w14:paraId="5B34AA8A" w14:textId="77777777" w:rsidR="00FB2B42" w:rsidRPr="00FB2B42" w:rsidRDefault="00FB2B42" w:rsidP="00FB2B42">
      <w:pPr>
        <w:pStyle w:val="ListParagraph"/>
        <w:ind w:left="1080"/>
        <w:rPr>
          <w:szCs w:val="28"/>
        </w:rPr>
      </w:pPr>
      <w:r w:rsidRPr="00FB2B42">
        <w:rPr>
          <w:szCs w:val="28"/>
        </w:rPr>
        <w:t xml:space="preserve">+ Nhắc người dùng nhập số lượng phần tử và các giá trị của mảng. </w:t>
      </w:r>
    </w:p>
    <w:p w14:paraId="4E1B0DDA" w14:textId="77777777" w:rsidR="00FB2B42" w:rsidRPr="00FB2B42" w:rsidRDefault="00FB2B42" w:rsidP="00FB2B42">
      <w:pPr>
        <w:pStyle w:val="ListParagraph"/>
        <w:ind w:left="1080"/>
        <w:rPr>
          <w:szCs w:val="28"/>
        </w:rPr>
      </w:pPr>
      <w:r w:rsidRPr="00FB2B42">
        <w:rPr>
          <w:szCs w:val="28"/>
        </w:rPr>
        <w:t xml:space="preserve">+ Duyệt qua mảng để tìm cặp phần tử liền kề có tích lớn nhất. </w:t>
      </w:r>
    </w:p>
    <w:p w14:paraId="020C5E53" w14:textId="3A5F9A20" w:rsidR="00FB2B42" w:rsidRPr="00FB2B42" w:rsidRDefault="00FB2B42" w:rsidP="00FB2B42">
      <w:pPr>
        <w:pStyle w:val="ListParagraph"/>
        <w:ind w:left="1080"/>
        <w:rPr>
          <w:szCs w:val="28"/>
        </w:rPr>
      </w:pPr>
      <w:r w:rsidRPr="00FB2B42">
        <w:rPr>
          <w:szCs w:val="28"/>
        </w:rPr>
        <w:t>+ In ra tích lớn nhất tìm được cùng với hai phần tử tạo nên tích đó.</w:t>
      </w:r>
    </w:p>
    <w:p w14:paraId="03896D13" w14:textId="2BC967B6" w:rsidR="0017223A" w:rsidRDefault="0017223A" w:rsidP="00FB2B42"/>
    <w:p w14:paraId="689C845C" w14:textId="2CA209F0" w:rsidR="00FB2B42" w:rsidRPr="00CC47EF" w:rsidRDefault="00FB2B42" w:rsidP="00FB2B42">
      <w:pPr>
        <w:pStyle w:val="ListParagraph"/>
        <w:numPr>
          <w:ilvl w:val="0"/>
          <w:numId w:val="5"/>
        </w:numPr>
        <w:rPr>
          <w:sz w:val="32"/>
          <w:szCs w:val="32"/>
        </w:rPr>
      </w:pPr>
      <w:r w:rsidRPr="00CC47EF">
        <w:rPr>
          <w:sz w:val="32"/>
          <w:szCs w:val="32"/>
        </w:rPr>
        <w:t>Phân tích chi tiết.</w:t>
      </w:r>
    </w:p>
    <w:p w14:paraId="1A605DBF" w14:textId="77777777" w:rsidR="00FB2B42" w:rsidRDefault="00FB2B42" w:rsidP="00FB2B42">
      <w:pPr>
        <w:pStyle w:val="ListParagraph"/>
        <w:numPr>
          <w:ilvl w:val="0"/>
          <w:numId w:val="7"/>
        </w:numPr>
      </w:pPr>
      <w:r w:rsidRPr="00FB2B42">
        <w:t xml:space="preserve">Khởi Tạo và Nhập Dữ Liệu </w:t>
      </w:r>
    </w:p>
    <w:p w14:paraId="7CB879CA" w14:textId="77777777" w:rsidR="00FB2B42" w:rsidRDefault="00FB2B42" w:rsidP="00FB2B42">
      <w:pPr>
        <w:pStyle w:val="ListParagraph"/>
        <w:ind w:left="1440"/>
      </w:pPr>
      <w:r>
        <w:lastRenderedPageBreak/>
        <w:t xml:space="preserve">+ </w:t>
      </w:r>
      <w:r w:rsidRPr="00FB2B42">
        <w:t xml:space="preserve">Nhập số lượng phần tử: Chương trình yêu cầu người dùng nhập số lượng phần tử của mảng. Số lượng này được lưu trữ trong thanh ghi $t0 và sau đó được lưu trong bộ nhớ tại vị trí size_of_array. </w:t>
      </w:r>
    </w:p>
    <w:p w14:paraId="6BF6E6F4" w14:textId="7C99D26A" w:rsidR="00FB2B42" w:rsidRDefault="00FB2B42" w:rsidP="00FB2B42">
      <w:pPr>
        <w:pStyle w:val="ListParagraph"/>
        <w:ind w:left="1440"/>
      </w:pPr>
      <w:r>
        <w:t xml:space="preserve">+ </w:t>
      </w:r>
      <w:r w:rsidRPr="00FB2B42">
        <w:t xml:space="preserve">Nhập giá trị các phần tử: Với mỗi phần tử, chương trình sử dụng một vòng lặp để nhắc người dùng nhập giá trị. Các giá trị này được lưu trực tiếp vào mảng array trong bộ nhớ. </w:t>
      </w:r>
    </w:p>
    <w:p w14:paraId="342A2931" w14:textId="77777777" w:rsidR="00FB2B42" w:rsidRDefault="00FB2B42" w:rsidP="00FB2B42">
      <w:pPr>
        <w:pStyle w:val="ListParagraph"/>
        <w:ind w:left="1440"/>
      </w:pPr>
    </w:p>
    <w:p w14:paraId="4C80D31A" w14:textId="77777777" w:rsidR="00FB2B42" w:rsidRDefault="00FB2B42" w:rsidP="00FB2B42">
      <w:pPr>
        <w:pStyle w:val="ListParagraph"/>
        <w:numPr>
          <w:ilvl w:val="0"/>
          <w:numId w:val="7"/>
        </w:numPr>
      </w:pPr>
      <w:r w:rsidRPr="00FB2B42">
        <w:t xml:space="preserve">Tìm Tích Lớn Nhất </w:t>
      </w:r>
    </w:p>
    <w:p w14:paraId="1105391D" w14:textId="77777777" w:rsidR="00FB2B42" w:rsidRDefault="00FB2B42" w:rsidP="00FB2B42">
      <w:pPr>
        <w:pStyle w:val="ListParagraph"/>
        <w:ind w:left="1440"/>
      </w:pPr>
      <w:r>
        <w:t xml:space="preserve">+ </w:t>
      </w:r>
      <w:r w:rsidRPr="00FB2B42">
        <w:t xml:space="preserve">Khởi tạo: Các biến cần thiết cho việc tìm kiếm như chỉ số hiện tại và giá trị tích lớn nhất được khởi tạo. </w:t>
      </w:r>
    </w:p>
    <w:p w14:paraId="5BDCA8DC" w14:textId="507AF9DE" w:rsidR="00FB2B42" w:rsidRDefault="00FB2B42" w:rsidP="00FB2B42">
      <w:pPr>
        <w:pStyle w:val="ListParagraph"/>
        <w:ind w:left="1440"/>
      </w:pPr>
      <w:r>
        <w:t xml:space="preserve">+ </w:t>
      </w:r>
      <w:r w:rsidRPr="00FB2B42">
        <w:t xml:space="preserve">Vòng lặp kiểm tra: Chương trình duyệt qua mảng, tính tích của mỗi cặp phần tử liền kề và cập nhật giá trị tích lớn nhất cùng với hai phần tử tạo ra tích đó nếu tích mới lớn hơn giá trị đã lưu. </w:t>
      </w:r>
    </w:p>
    <w:p w14:paraId="18D094EA" w14:textId="77777777" w:rsidR="00FB2B42" w:rsidRDefault="00FB2B42" w:rsidP="00FB2B42">
      <w:pPr>
        <w:pStyle w:val="ListParagraph"/>
        <w:ind w:left="1440"/>
      </w:pPr>
    </w:p>
    <w:p w14:paraId="14B2951D" w14:textId="77777777" w:rsidR="00FB2B42" w:rsidRDefault="00FB2B42" w:rsidP="00FB2B42">
      <w:pPr>
        <w:pStyle w:val="ListParagraph"/>
        <w:numPr>
          <w:ilvl w:val="0"/>
          <w:numId w:val="7"/>
        </w:numPr>
      </w:pPr>
      <w:r w:rsidRPr="00FB2B42">
        <w:t xml:space="preserve">Xuất Kết Quả </w:t>
      </w:r>
    </w:p>
    <w:p w14:paraId="2BA5E610" w14:textId="77777777" w:rsidR="00FB2B42" w:rsidRDefault="00FB2B42" w:rsidP="00FB2B42">
      <w:pPr>
        <w:pStyle w:val="ListParagraph"/>
        <w:ind w:left="1440"/>
      </w:pPr>
      <w:r>
        <w:t xml:space="preserve">+ </w:t>
      </w:r>
      <w:r w:rsidRPr="00FB2B42">
        <w:t xml:space="preserve">In tích lớn nhất: Chương trình in ra chuỗi thông báo và giá trị tích lớn nhất đã tìm được. </w:t>
      </w:r>
    </w:p>
    <w:p w14:paraId="5F63FF3F" w14:textId="08BE0386" w:rsidR="00FB2B42" w:rsidRDefault="00FB2B42" w:rsidP="00FB2B42">
      <w:pPr>
        <w:pStyle w:val="ListParagraph"/>
        <w:ind w:left="1440"/>
      </w:pPr>
      <w:r>
        <w:t xml:space="preserve">+ </w:t>
      </w:r>
      <w:r w:rsidRPr="00FB2B42">
        <w:t>In hai phần tử tạo nên tích lớn nhất: Sau khi in giá trị tích, chương trình cũng in ra hai phần tử đã tạo nên tích đó.</w:t>
      </w:r>
    </w:p>
    <w:p w14:paraId="70724218" w14:textId="77777777" w:rsidR="0017223A" w:rsidRDefault="0017223A" w:rsidP="00A42C41"/>
    <w:p w14:paraId="3966A68E" w14:textId="6863EAE5" w:rsidR="00D5701E" w:rsidRDefault="00D5701E" w:rsidP="00A42C41">
      <w:r w:rsidRPr="00CC47EF">
        <w:rPr>
          <w:sz w:val="36"/>
          <w:szCs w:val="36"/>
        </w:rPr>
        <w:t>Bài 7:</w:t>
      </w:r>
      <w:r>
        <w:t xml:space="preserve"> Ok tall! Example: For a = [-1, 150, 190, 170, -1, -1, 160, 180], the output should be sortByHeight(a) = [-1, 150, 160, 170, -1, -1, 180, 190].</w:t>
      </w:r>
    </w:p>
    <w:p w14:paraId="5C373A71" w14:textId="68B8D708" w:rsidR="00CC47EF" w:rsidRPr="00CC47EF" w:rsidRDefault="00CC47EF" w:rsidP="00A42C41">
      <w:pPr>
        <w:pStyle w:val="ListParagraph"/>
        <w:numPr>
          <w:ilvl w:val="0"/>
          <w:numId w:val="8"/>
        </w:numPr>
        <w:rPr>
          <w:sz w:val="36"/>
          <w:szCs w:val="36"/>
        </w:rPr>
      </w:pPr>
      <w:r w:rsidRPr="00FB2B42">
        <w:rPr>
          <w:sz w:val="36"/>
          <w:szCs w:val="36"/>
        </w:rPr>
        <w:t>Source code:</w:t>
      </w:r>
      <w:r w:rsidR="002021A7">
        <w:rPr>
          <w:sz w:val="36"/>
          <w:szCs w:val="36"/>
        </w:rPr>
        <w:t xml:space="preserve"> Ta xây dựng 1 kỹ thuật mới với 2 con trỏ để sắp xếp mảng mà không đổi vị trí các số âm.</w:t>
      </w:r>
    </w:p>
    <w:p w14:paraId="30C46672"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569CD6"/>
          <w:kern w:val="0"/>
          <w:sz w:val="21"/>
          <w:szCs w:val="21"/>
          <w:lang w:eastAsia="en-US"/>
          <w14:ligatures w14:val="none"/>
        </w:rPr>
        <w:t>.data</w:t>
      </w:r>
    </w:p>
    <w:p w14:paraId="799AE0B4"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array_1</w:t>
      </w:r>
      <w:r w:rsidRPr="00144035">
        <w:rPr>
          <w:rFonts w:ascii="JetBrains Mono NL" w:eastAsia="Times New Roman" w:hAnsi="JetBrains Mono NL" w:cs="JetBrains Mono NL"/>
          <w:color w:val="CCCCCC"/>
          <w:kern w:val="0"/>
          <w:sz w:val="21"/>
          <w:szCs w:val="21"/>
          <w:lang w:eastAsia="en-US"/>
          <w14:ligatures w14:val="none"/>
        </w:rPr>
        <w:t>:    </w:t>
      </w:r>
      <w:r w:rsidRPr="00144035">
        <w:rPr>
          <w:rFonts w:ascii="JetBrains Mono NL" w:eastAsia="Times New Roman" w:hAnsi="JetBrains Mono NL" w:cs="JetBrains Mono NL"/>
          <w:color w:val="569CD6"/>
          <w:kern w:val="0"/>
          <w:sz w:val="21"/>
          <w:szCs w:val="21"/>
          <w:lang w:eastAsia="en-US"/>
          <w14:ligatures w14:val="none"/>
        </w:rPr>
        <w:t>.space</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120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Khởi tạo không gian cho 30 số nguyên (120 bytes)</w:t>
      </w:r>
    </w:p>
    <w:p w14:paraId="45AB498F"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newline</w:t>
      </w:r>
      <w:r w:rsidRPr="00144035">
        <w:rPr>
          <w:rFonts w:ascii="JetBrains Mono NL" w:eastAsia="Times New Roman" w:hAnsi="JetBrains Mono NL" w:cs="JetBrains Mono NL"/>
          <w:color w:val="CCCCCC"/>
          <w:kern w:val="0"/>
          <w:sz w:val="21"/>
          <w:szCs w:val="21"/>
          <w:lang w:eastAsia="en-US"/>
          <w14:ligatures w14:val="none"/>
        </w:rPr>
        <w:t>:    </w:t>
      </w:r>
      <w:r w:rsidRPr="00144035">
        <w:rPr>
          <w:rFonts w:ascii="JetBrains Mono NL" w:eastAsia="Times New Roman" w:hAnsi="JetBrains Mono NL" w:cs="JetBrains Mono NL"/>
          <w:color w:val="569CD6"/>
          <w:kern w:val="0"/>
          <w:sz w:val="21"/>
          <w:szCs w:val="21"/>
          <w:lang w:eastAsia="en-US"/>
          <w14:ligatures w14:val="none"/>
        </w:rPr>
        <w:t>.asciiz</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CE9178"/>
          <w:kern w:val="0"/>
          <w:sz w:val="21"/>
          <w:szCs w:val="21"/>
          <w:lang w:eastAsia="en-US"/>
          <w14:ligatures w14:val="none"/>
        </w:rPr>
        <w:t>"</w:t>
      </w:r>
      <w:r w:rsidRPr="00144035">
        <w:rPr>
          <w:rFonts w:ascii="JetBrains Mono NL" w:eastAsia="Times New Roman" w:hAnsi="JetBrains Mono NL" w:cs="JetBrains Mono NL"/>
          <w:color w:val="D7BA7D"/>
          <w:kern w:val="0"/>
          <w:sz w:val="21"/>
          <w:szCs w:val="21"/>
          <w:lang w:eastAsia="en-US"/>
          <w14:ligatures w14:val="none"/>
        </w:rPr>
        <w:t>\n</w:t>
      </w:r>
      <w:r w:rsidRPr="00144035">
        <w:rPr>
          <w:rFonts w:ascii="JetBrains Mono NL" w:eastAsia="Times New Roman" w:hAnsi="JetBrains Mono NL" w:cs="JetBrains Mono NL"/>
          <w:color w:val="CE9178"/>
          <w:kern w:val="0"/>
          <w:sz w:val="21"/>
          <w:szCs w:val="21"/>
          <w:lang w:eastAsia="en-US"/>
          <w14:ligatures w14:val="none"/>
        </w:rPr>
        <w:t>"</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Chuỗi chứa ký tự xuống dòng</w:t>
      </w:r>
    </w:p>
    <w:p w14:paraId="5731C9A4"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cmd1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569CD6"/>
          <w:kern w:val="0"/>
          <w:sz w:val="21"/>
          <w:szCs w:val="21"/>
          <w:lang w:eastAsia="en-US"/>
          <w14:ligatures w14:val="none"/>
        </w:rPr>
        <w:t>.asciiz</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CE9178"/>
          <w:kern w:val="0"/>
          <w:sz w:val="21"/>
          <w:szCs w:val="21"/>
          <w:lang w:eastAsia="en-US"/>
          <w14:ligatures w14:val="none"/>
        </w:rPr>
        <w:t>"Nhap so n (n &lt;= 30): "</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Chuỗi nhắc nhập số lượng phần tử n</w:t>
      </w:r>
    </w:p>
    <w:p w14:paraId="2C11787D"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cmd2</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569CD6"/>
          <w:kern w:val="0"/>
          <w:sz w:val="21"/>
          <w:szCs w:val="21"/>
          <w:lang w:eastAsia="en-US"/>
          <w14:ligatures w14:val="none"/>
        </w:rPr>
        <w:t>.asciiz</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CE9178"/>
          <w:kern w:val="0"/>
          <w:sz w:val="21"/>
          <w:szCs w:val="21"/>
          <w:lang w:eastAsia="en-US"/>
          <w14:ligatures w14:val="none"/>
        </w:rPr>
        <w:t>"Nhap so thu "</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Chuỗi nhắc nhập giá trị cho phần tử thứ n</w:t>
      </w:r>
    </w:p>
    <w:p w14:paraId="35481A12"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cmd3</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569CD6"/>
          <w:kern w:val="0"/>
          <w:sz w:val="21"/>
          <w:szCs w:val="21"/>
          <w:lang w:eastAsia="en-US"/>
          <w14:ligatures w14:val="none"/>
        </w:rPr>
        <w:t>.asciiz</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CE9178"/>
          <w:kern w:val="0"/>
          <w:sz w:val="21"/>
          <w:szCs w:val="21"/>
          <w:lang w:eastAsia="en-US"/>
          <w14:ligatures w14:val="none"/>
        </w:rPr>
        <w:t>": "</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Chuỗi kết thúc nhắc nhập, theo sau số thứ tự</w:t>
      </w:r>
    </w:p>
    <w:p w14:paraId="2A1CE308" w14:textId="476D47E0"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cmd4</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569CD6"/>
          <w:kern w:val="0"/>
          <w:sz w:val="21"/>
          <w:szCs w:val="21"/>
          <w:lang w:eastAsia="en-US"/>
          <w14:ligatures w14:val="none"/>
        </w:rPr>
        <w:t>.asciiz</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CE9178"/>
          <w:kern w:val="0"/>
          <w:sz w:val="21"/>
          <w:szCs w:val="21"/>
          <w:lang w:eastAsia="en-US"/>
          <w14:ligatures w14:val="none"/>
        </w:rPr>
        <w:t>"</w:t>
      </w:r>
      <w:r w:rsidR="005B0663" w:rsidRPr="005B0663">
        <w:rPr>
          <w:rFonts w:ascii="JetBrains Mono NL" w:eastAsia="Times New Roman" w:hAnsi="JetBrains Mono NL" w:cs="JetBrains Mono NL"/>
          <w:color w:val="CE9178"/>
          <w:kern w:val="0"/>
          <w:sz w:val="21"/>
          <w:szCs w:val="21"/>
          <w:lang w:eastAsia="en-US"/>
          <w14:ligatures w14:val="none"/>
        </w:rPr>
        <w:t xml:space="preserve"> </w:t>
      </w:r>
      <w:r w:rsidR="005B0663" w:rsidRPr="00A13D1C">
        <w:rPr>
          <w:rFonts w:ascii="JetBrains Mono NL" w:eastAsia="Times New Roman" w:hAnsi="JetBrains Mono NL" w:cs="JetBrains Mono NL"/>
          <w:color w:val="CE9178"/>
          <w:kern w:val="0"/>
          <w:sz w:val="21"/>
          <w:szCs w:val="21"/>
          <w:lang w:eastAsia="en-US"/>
          <w14:ligatures w14:val="none"/>
        </w:rPr>
        <w:t>Loi dau vao</w:t>
      </w:r>
      <w:r w:rsidR="005B0663">
        <w:rPr>
          <w:rFonts w:ascii="JetBrains Mono NL" w:eastAsia="Times New Roman" w:hAnsi="JetBrains Mono NL" w:cs="JetBrains Mono NL"/>
          <w:color w:val="CE9178"/>
          <w:kern w:val="0"/>
          <w:sz w:val="21"/>
          <w:szCs w:val="21"/>
          <w:lang w:eastAsia="en-US"/>
          <w14:ligatures w14:val="none"/>
        </w:rPr>
        <w:t>: Vuot qua kich thuoc mang</w:t>
      </w:r>
      <w:r w:rsidR="005B0663" w:rsidRPr="00144035">
        <w:rPr>
          <w:rFonts w:ascii="JetBrains Mono NL" w:eastAsia="Times New Roman" w:hAnsi="JetBrains Mono NL" w:cs="JetBrains Mono NL"/>
          <w:color w:val="6A9955"/>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Chuỗi thông báo lỗi khi nhập sai</w:t>
      </w:r>
    </w:p>
    <w:p w14:paraId="313E701E"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lastRenderedPageBreak/>
        <w:t>n</w:t>
      </w:r>
      <w:r w:rsidRPr="00144035">
        <w:rPr>
          <w:rFonts w:ascii="JetBrains Mono NL" w:eastAsia="Times New Roman" w:hAnsi="JetBrains Mono NL" w:cs="JetBrains Mono NL"/>
          <w:color w:val="CCCCCC"/>
          <w:kern w:val="0"/>
          <w:sz w:val="21"/>
          <w:szCs w:val="21"/>
          <w:lang w:eastAsia="en-US"/>
          <w14:ligatures w14:val="none"/>
        </w:rPr>
        <w:t>:          </w:t>
      </w:r>
      <w:r w:rsidRPr="00144035">
        <w:rPr>
          <w:rFonts w:ascii="JetBrains Mono NL" w:eastAsia="Times New Roman" w:hAnsi="JetBrains Mono NL" w:cs="JetBrains Mono NL"/>
          <w:color w:val="569CD6"/>
          <w:kern w:val="0"/>
          <w:sz w:val="21"/>
          <w:szCs w:val="21"/>
          <w:lang w:eastAsia="en-US"/>
          <w14:ligatures w14:val="none"/>
        </w:rPr>
        <w:t>.word</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Biến lưu trữ số lượng phần tử n</w:t>
      </w:r>
    </w:p>
    <w:p w14:paraId="435FE9F1"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space</w:t>
      </w:r>
      <w:r w:rsidRPr="00144035">
        <w:rPr>
          <w:rFonts w:ascii="JetBrains Mono NL" w:eastAsia="Times New Roman" w:hAnsi="JetBrains Mono NL" w:cs="JetBrains Mono NL"/>
          <w:color w:val="CCCCCC"/>
          <w:kern w:val="0"/>
          <w:sz w:val="21"/>
          <w:szCs w:val="21"/>
          <w:lang w:eastAsia="en-US"/>
          <w14:ligatures w14:val="none"/>
        </w:rPr>
        <w:t>:      </w:t>
      </w:r>
      <w:r w:rsidRPr="00144035">
        <w:rPr>
          <w:rFonts w:ascii="JetBrains Mono NL" w:eastAsia="Times New Roman" w:hAnsi="JetBrains Mono NL" w:cs="JetBrains Mono NL"/>
          <w:color w:val="569CD6"/>
          <w:kern w:val="0"/>
          <w:sz w:val="21"/>
          <w:szCs w:val="21"/>
          <w:lang w:eastAsia="en-US"/>
          <w14:ligatures w14:val="none"/>
        </w:rPr>
        <w:t>.asciiz</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CE9178"/>
          <w:kern w:val="0"/>
          <w:sz w:val="21"/>
          <w:szCs w:val="21"/>
          <w:lang w:eastAsia="en-US"/>
          <w14:ligatures w14:val="none"/>
        </w:rPr>
        <w:t>" "</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Chuỗi chứa ký tự khoảng trắng dùng để in giá trị</w:t>
      </w:r>
    </w:p>
    <w:p w14:paraId="519EA17C"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4DA5F135"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569CD6"/>
          <w:kern w:val="0"/>
          <w:sz w:val="21"/>
          <w:szCs w:val="21"/>
          <w:lang w:eastAsia="en-US"/>
          <w14:ligatures w14:val="none"/>
        </w:rPr>
        <w:t>.text</w:t>
      </w:r>
    </w:p>
    <w:p w14:paraId="72234BF4"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main</w:t>
      </w:r>
      <w:r w:rsidRPr="00144035">
        <w:rPr>
          <w:rFonts w:ascii="JetBrains Mono NL" w:eastAsia="Times New Roman" w:hAnsi="JetBrains Mono NL" w:cs="JetBrains Mono NL"/>
          <w:color w:val="CCCCCC"/>
          <w:kern w:val="0"/>
          <w:sz w:val="21"/>
          <w:szCs w:val="21"/>
          <w:lang w:eastAsia="en-US"/>
          <w14:ligatures w14:val="none"/>
        </w:rPr>
        <w:t>:</w:t>
      </w:r>
    </w:p>
    <w:p w14:paraId="4F25B757"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Yêu cầu người dùng nhập số lượng phần tử n, không quá 30</w:t>
      </w:r>
    </w:p>
    <w:p w14:paraId="74F76D6D"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$v0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4</w:t>
      </w:r>
    </w:p>
    <w:p w14:paraId="532DF338"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la</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$a0</w:t>
      </w:r>
      <w:r w:rsidRPr="00144035">
        <w:rPr>
          <w:rFonts w:ascii="JetBrains Mono NL" w:eastAsia="Times New Roman" w:hAnsi="JetBrains Mono NL" w:cs="JetBrains Mono NL"/>
          <w:color w:val="CCCCCC"/>
          <w:kern w:val="0"/>
          <w:sz w:val="21"/>
          <w:szCs w:val="21"/>
          <w:lang w:eastAsia="en-US"/>
          <w14:ligatures w14:val="none"/>
        </w:rPr>
        <w:t>, cmd1</w:t>
      </w:r>
    </w:p>
    <w:p w14:paraId="24D898AB"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syscall</w:t>
      </w:r>
    </w:p>
    <w:p w14:paraId="24658C20"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66BD5D59"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xml:space="preserve"># Đọc giá trị n từ bàn phím </w:t>
      </w:r>
    </w:p>
    <w:p w14:paraId="09B3023E"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$v0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5</w:t>
      </w:r>
    </w:p>
    <w:p w14:paraId="3369AF02"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syscall</w:t>
      </w:r>
    </w:p>
    <w:p w14:paraId="786BB930"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57AC61FE"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Kiểm tra nếu n &gt; 30 thì báo lỗi</w:t>
      </w:r>
    </w:p>
    <w:p w14:paraId="0B383B59"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bgt</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$v0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30</w:t>
      </w:r>
      <w:r w:rsidRPr="00144035">
        <w:rPr>
          <w:rFonts w:ascii="JetBrains Mono NL" w:eastAsia="Times New Roman" w:hAnsi="JetBrains Mono NL" w:cs="JetBrains Mono NL"/>
          <w:color w:val="CCCCCC"/>
          <w:kern w:val="0"/>
          <w:sz w:val="21"/>
          <w:szCs w:val="21"/>
          <w:lang w:eastAsia="en-US"/>
          <w14:ligatures w14:val="none"/>
        </w:rPr>
        <w:t>, warning</w:t>
      </w:r>
    </w:p>
    <w:p w14:paraId="0749724B"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27B25A20"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Lưu giá trị n vừa nhập vào biến n</w:t>
      </w:r>
    </w:p>
    <w:p w14:paraId="00383DEB"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sw</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$v0</w:t>
      </w:r>
      <w:r w:rsidRPr="00144035">
        <w:rPr>
          <w:rFonts w:ascii="JetBrains Mono NL" w:eastAsia="Times New Roman" w:hAnsi="JetBrains Mono NL" w:cs="JetBrains Mono NL"/>
          <w:color w:val="CCCCCC"/>
          <w:kern w:val="0"/>
          <w:sz w:val="21"/>
          <w:szCs w:val="21"/>
          <w:lang w:eastAsia="en-US"/>
          <w14:ligatures w14:val="none"/>
        </w:rPr>
        <w:t>, n</w:t>
      </w:r>
    </w:p>
    <w:p w14:paraId="08AC0E02"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4BA20798"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Khởi tạo các biến để nhập các phần tử của mảng</w:t>
      </w:r>
    </w:p>
    <w:p w14:paraId="220A2229"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move</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$t2</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$v0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$t2 lưu giá trị n</w:t>
      </w:r>
    </w:p>
    <w:p w14:paraId="79CD422D"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addi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$t2</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$t2</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$t2 = n + 1 để sử dụng trong điều kiện vòng lặp</w:t>
      </w:r>
    </w:p>
    <w:p w14:paraId="5270BCE5"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$t1 là biến đếm, bắt đầu từ 1</w:t>
      </w:r>
    </w:p>
    <w:p w14:paraId="4A0B8378"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$t0 là chỉ số mảng, bắt đầu từ 0</w:t>
      </w:r>
    </w:p>
    <w:p w14:paraId="36BF6A1C"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68569401"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while_input</w:t>
      </w:r>
      <w:r w:rsidRPr="00144035">
        <w:rPr>
          <w:rFonts w:ascii="JetBrains Mono NL" w:eastAsia="Times New Roman" w:hAnsi="JetBrains Mono NL" w:cs="JetBrains Mono NL"/>
          <w:color w:val="CCCCCC"/>
          <w:kern w:val="0"/>
          <w:sz w:val="21"/>
          <w:szCs w:val="21"/>
          <w:lang w:eastAsia="en-US"/>
          <w14:ligatures w14:val="none"/>
        </w:rPr>
        <w:t>:</w:t>
      </w:r>
    </w:p>
    <w:p w14:paraId="5C78D06A"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Lặp cho đến khi nhập đủ n phần tử</w:t>
      </w:r>
    </w:p>
    <w:p w14:paraId="21E05B7C" w14:textId="0F27F7D8"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beq</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$t2</w:t>
      </w:r>
      <w:r w:rsidRPr="00144035">
        <w:rPr>
          <w:rFonts w:ascii="JetBrains Mono NL" w:eastAsia="Times New Roman" w:hAnsi="JetBrains Mono NL" w:cs="JetBrains Mono NL"/>
          <w:color w:val="CCCCCC"/>
          <w:kern w:val="0"/>
          <w:sz w:val="21"/>
          <w:szCs w:val="21"/>
          <w:lang w:eastAsia="en-US"/>
          <w14:ligatures w14:val="none"/>
        </w:rPr>
        <w:t>, sorting        </w:t>
      </w:r>
      <w:r w:rsidRPr="00144035">
        <w:rPr>
          <w:rFonts w:ascii="JetBrains Mono NL" w:eastAsia="Times New Roman" w:hAnsi="JetBrains Mono NL" w:cs="JetBrains Mono NL"/>
          <w:color w:val="6A9955"/>
          <w:kern w:val="0"/>
          <w:sz w:val="21"/>
          <w:szCs w:val="21"/>
          <w:lang w:eastAsia="en-US"/>
          <w14:ligatures w14:val="none"/>
        </w:rPr>
        <w:t># Kiểm tra điều kiện thoát khỏi vòng lặp</w:t>
      </w:r>
    </w:p>
    <w:p w14:paraId="372269E2"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$v0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4</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In ra "Nhap so thu"</w:t>
      </w:r>
    </w:p>
    <w:p w14:paraId="3E44C1AB"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la</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$a0</w:t>
      </w:r>
      <w:r w:rsidRPr="00144035">
        <w:rPr>
          <w:rFonts w:ascii="JetBrains Mono NL" w:eastAsia="Times New Roman" w:hAnsi="JetBrains Mono NL" w:cs="JetBrains Mono NL"/>
          <w:color w:val="CCCCCC"/>
          <w:kern w:val="0"/>
          <w:sz w:val="21"/>
          <w:szCs w:val="21"/>
          <w:lang w:eastAsia="en-US"/>
          <w14:ligatures w14:val="none"/>
        </w:rPr>
        <w:t>, cmd2                  </w:t>
      </w:r>
    </w:p>
    <w:p w14:paraId="6EC68A4B"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syscall</w:t>
      </w:r>
    </w:p>
    <w:p w14:paraId="51B462E5"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1042CA94"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$v0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In chỉ số phần tử</w:t>
      </w:r>
    </w:p>
    <w:p w14:paraId="6D624C01"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move</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$a0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$t1</w:t>
      </w:r>
    </w:p>
    <w:p w14:paraId="6F0AC410"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syscall</w:t>
      </w:r>
    </w:p>
    <w:p w14:paraId="0B1083D7"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139E837C"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$v0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4</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In ra ": "</w:t>
      </w:r>
    </w:p>
    <w:p w14:paraId="4326DE40"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la</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$a0</w:t>
      </w:r>
      <w:r w:rsidRPr="00144035">
        <w:rPr>
          <w:rFonts w:ascii="JetBrains Mono NL" w:eastAsia="Times New Roman" w:hAnsi="JetBrains Mono NL" w:cs="JetBrains Mono NL"/>
          <w:color w:val="CCCCCC"/>
          <w:kern w:val="0"/>
          <w:sz w:val="21"/>
          <w:szCs w:val="21"/>
          <w:lang w:eastAsia="en-US"/>
          <w14:ligatures w14:val="none"/>
        </w:rPr>
        <w:t>, cmd3</w:t>
      </w:r>
    </w:p>
    <w:p w14:paraId="45290B8D"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syscall</w:t>
      </w:r>
    </w:p>
    <w:p w14:paraId="52ACF2F1"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4FF0F5C5"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$v0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5</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Đọc giá trị nhập vào</w:t>
      </w:r>
    </w:p>
    <w:p w14:paraId="6A1167D2"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lastRenderedPageBreak/>
        <w:t xml:space="preserve">    </w:t>
      </w:r>
      <w:r w:rsidRPr="00144035">
        <w:rPr>
          <w:rFonts w:ascii="JetBrains Mono NL" w:eastAsia="Times New Roman" w:hAnsi="JetBrains Mono NL" w:cs="JetBrains Mono NL"/>
          <w:color w:val="DCDCAA"/>
          <w:kern w:val="0"/>
          <w:sz w:val="21"/>
          <w:szCs w:val="21"/>
          <w:lang w:eastAsia="en-US"/>
          <w14:ligatures w14:val="none"/>
        </w:rPr>
        <w:t>syscall</w:t>
      </w:r>
    </w:p>
    <w:p w14:paraId="38C8DAA7"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0C78F9B6" w14:textId="01EF639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sw</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$v0</w:t>
      </w:r>
      <w:r w:rsidRPr="00144035">
        <w:rPr>
          <w:rFonts w:ascii="JetBrains Mono NL" w:eastAsia="Times New Roman" w:hAnsi="JetBrains Mono NL" w:cs="JetBrains Mono NL"/>
          <w:color w:val="CCCCCC"/>
          <w:kern w:val="0"/>
          <w:sz w:val="21"/>
          <w:szCs w:val="21"/>
          <w:lang w:eastAsia="en-US"/>
          <w14:ligatures w14:val="none"/>
        </w:rPr>
        <w:t>, array_1(</w:t>
      </w:r>
      <w:r w:rsidRPr="00144035">
        <w:rPr>
          <w:rFonts w:ascii="JetBrains Mono NL" w:eastAsia="Times New Roman" w:hAnsi="JetBrains Mono NL" w:cs="JetBrains Mono NL"/>
          <w:color w:val="9CDCFE"/>
          <w:kern w:val="0"/>
          <w:sz w:val="21"/>
          <w:szCs w:val="21"/>
          <w:lang w:eastAsia="en-US"/>
          <w14:ligatures w14:val="none"/>
        </w:rPr>
        <w:t>$t0</w:t>
      </w:r>
      <w:r w:rsidRPr="00144035">
        <w:rPr>
          <w:rFonts w:ascii="JetBrains Mono NL" w:eastAsia="Times New Roman" w:hAnsi="JetBrains Mono NL" w:cs="JetBrains Mono NL"/>
          <w:color w:val="CCCCCC"/>
          <w:kern w:val="0"/>
          <w:sz w:val="21"/>
          <w:szCs w:val="21"/>
          <w:lang w:eastAsia="en-US"/>
          <w14:ligatures w14:val="none"/>
        </w:rPr>
        <w:t>)    </w:t>
      </w:r>
      <w:r w:rsidRPr="00144035">
        <w:rPr>
          <w:rFonts w:ascii="JetBrains Mono NL" w:eastAsia="Times New Roman" w:hAnsi="JetBrains Mono NL" w:cs="JetBrains Mono NL"/>
          <w:color w:val="6A9955"/>
          <w:kern w:val="0"/>
          <w:sz w:val="21"/>
          <w:szCs w:val="21"/>
          <w:lang w:eastAsia="en-US"/>
          <w14:ligatures w14:val="none"/>
        </w:rPr>
        <w:t># Lưu giá trị từ $s0 vào mảng tại địa chỉ $t0</w:t>
      </w:r>
    </w:p>
    <w:p w14:paraId="181061B5" w14:textId="6E394B65"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addi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4</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Di chuyển đến vị trí tiếp theo trong mảng</w:t>
      </w:r>
    </w:p>
    <w:p w14:paraId="47812522"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addi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Tăng chỉ số phần tử</w:t>
      </w:r>
    </w:p>
    <w:p w14:paraId="407A7506"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j</w:t>
      </w:r>
      <w:r w:rsidRPr="00144035">
        <w:rPr>
          <w:rFonts w:ascii="JetBrains Mono NL" w:eastAsia="Times New Roman" w:hAnsi="JetBrains Mono NL" w:cs="JetBrains Mono NL"/>
          <w:color w:val="CCCCCC"/>
          <w:kern w:val="0"/>
          <w:sz w:val="21"/>
          <w:szCs w:val="21"/>
          <w:lang w:eastAsia="en-US"/>
          <w14:ligatures w14:val="none"/>
        </w:rPr>
        <w:t xml:space="preserve"> while_input                      </w:t>
      </w:r>
      <w:r w:rsidRPr="00144035">
        <w:rPr>
          <w:rFonts w:ascii="JetBrains Mono NL" w:eastAsia="Times New Roman" w:hAnsi="JetBrains Mono NL" w:cs="JetBrains Mono NL"/>
          <w:color w:val="6A9955"/>
          <w:kern w:val="0"/>
          <w:sz w:val="21"/>
          <w:szCs w:val="21"/>
          <w:lang w:eastAsia="en-US"/>
          <w14:ligatures w14:val="none"/>
        </w:rPr>
        <w:t># Lặp lại</w:t>
      </w:r>
    </w:p>
    <w:p w14:paraId="34E841B2"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4D2D0D53"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sorting</w:t>
      </w:r>
      <w:r w:rsidRPr="00144035">
        <w:rPr>
          <w:rFonts w:ascii="JetBrains Mono NL" w:eastAsia="Times New Roman" w:hAnsi="JetBrains Mono NL" w:cs="JetBrains Mono NL"/>
          <w:color w:val="CCCCCC"/>
          <w:kern w:val="0"/>
          <w:sz w:val="21"/>
          <w:szCs w:val="21"/>
          <w:lang w:eastAsia="en-US"/>
          <w14:ligatures w14:val="none"/>
        </w:rPr>
        <w:t>:</w:t>
      </w:r>
    </w:p>
    <w:p w14:paraId="546503D1" w14:textId="27BEC7EF" w:rsidR="00144035" w:rsidRPr="00144035" w:rsidRDefault="00144035" w:rsidP="00203A5C">
      <w:pPr>
        <w:shd w:val="clear" w:color="auto" w:fill="1F1F1F"/>
        <w:spacing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00203A5C" w:rsidRPr="00203A5C">
        <w:rPr>
          <w:rFonts w:ascii="JetBrains Mono NL" w:eastAsia="Times New Roman" w:hAnsi="JetBrains Mono NL" w:cs="JetBrains Mono NL"/>
          <w:color w:val="6A9955"/>
          <w:kern w:val="0"/>
          <w:sz w:val="21"/>
          <w:szCs w:val="21"/>
          <w:lang w:eastAsia="en-US"/>
          <w14:ligatures w14:val="none"/>
        </w:rPr>
        <w:t># Sắp xếp mảng (Thuật toán thao tác với 2 con trỏ (cụ thể trong báo cáo) để sắp xếp số dương và giữ nguyên vị trí số âm)</w:t>
      </w:r>
    </w:p>
    <w:p w14:paraId="42503A86"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lw</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$t2</w:t>
      </w:r>
      <w:r w:rsidRPr="00144035">
        <w:rPr>
          <w:rFonts w:ascii="JetBrains Mono NL" w:eastAsia="Times New Roman" w:hAnsi="JetBrains Mono NL" w:cs="JetBrains Mono NL"/>
          <w:color w:val="CCCCCC"/>
          <w:kern w:val="0"/>
          <w:sz w:val="21"/>
          <w:szCs w:val="21"/>
          <w:lang w:eastAsia="en-US"/>
          <w14:ligatures w14:val="none"/>
        </w:rPr>
        <w:t xml:space="preserve">, n                   </w:t>
      </w:r>
      <w:r w:rsidRPr="00144035">
        <w:rPr>
          <w:rFonts w:ascii="JetBrains Mono NL" w:eastAsia="Times New Roman" w:hAnsi="JetBrains Mono NL" w:cs="JetBrains Mono NL"/>
          <w:color w:val="6A9955"/>
          <w:kern w:val="0"/>
          <w:sz w:val="21"/>
          <w:szCs w:val="21"/>
          <w:lang w:eastAsia="en-US"/>
          <w14:ligatures w14:val="none"/>
        </w:rPr>
        <w:t># Lấy số phần tử là n</w:t>
      </w:r>
    </w:p>
    <w:p w14:paraId="1AE1F91A"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mul</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$t2</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$t2</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4</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Đổi n thành byte</w:t>
      </w:r>
    </w:p>
    <w:p w14:paraId="6A1E2CCA"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Khởi tạo biến đếm cho vòng lặp ngoài</w:t>
      </w:r>
    </w:p>
    <w:p w14:paraId="22A93320"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501B2220"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loop1</w:t>
      </w:r>
      <w:r w:rsidRPr="00144035">
        <w:rPr>
          <w:rFonts w:ascii="JetBrains Mono NL" w:eastAsia="Times New Roman" w:hAnsi="JetBrains Mono NL" w:cs="JetBrains Mono NL"/>
          <w:color w:val="CCCCCC"/>
          <w:kern w:val="0"/>
          <w:sz w:val="21"/>
          <w:szCs w:val="21"/>
          <w:lang w:eastAsia="en-US"/>
          <w14:ligatures w14:val="none"/>
        </w:rPr>
        <w:t>:</w:t>
      </w:r>
    </w:p>
    <w:p w14:paraId="3BF8F4C0"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beq</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$t2</w:t>
      </w:r>
      <w:r w:rsidRPr="00144035">
        <w:rPr>
          <w:rFonts w:ascii="JetBrains Mono NL" w:eastAsia="Times New Roman" w:hAnsi="JetBrains Mono NL" w:cs="JetBrains Mono NL"/>
          <w:color w:val="CCCCCC"/>
          <w:kern w:val="0"/>
          <w:sz w:val="21"/>
          <w:szCs w:val="21"/>
          <w:lang w:eastAsia="en-US"/>
          <w14:ligatures w14:val="none"/>
        </w:rPr>
        <w:t xml:space="preserve">, print         </w:t>
      </w:r>
      <w:r w:rsidRPr="00144035">
        <w:rPr>
          <w:rFonts w:ascii="JetBrains Mono NL" w:eastAsia="Times New Roman" w:hAnsi="JetBrains Mono NL" w:cs="JetBrains Mono NL"/>
          <w:color w:val="6A9955"/>
          <w:kern w:val="0"/>
          <w:sz w:val="21"/>
          <w:szCs w:val="21"/>
          <w:lang w:eastAsia="en-US"/>
          <w14:ligatures w14:val="none"/>
        </w:rPr>
        <w:t># Kiểm tra điều kiện thoát vòng lặp ngoài</w:t>
      </w:r>
    </w:p>
    <w:p w14:paraId="58D23C65" w14:textId="16239D1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add</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$t3</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4</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xml:space="preserve"># Khởi tạo biến đếm cho vòng lặp </w:t>
      </w:r>
      <w:r w:rsidR="001611E9">
        <w:rPr>
          <w:rFonts w:ascii="JetBrains Mono NL" w:eastAsia="Times New Roman" w:hAnsi="JetBrains Mono NL" w:cs="JetBrains Mono NL"/>
          <w:color w:val="6A9955"/>
          <w:kern w:val="0"/>
          <w:sz w:val="21"/>
          <w:szCs w:val="21"/>
          <w:lang w:eastAsia="en-US"/>
          <w14:ligatures w14:val="none"/>
        </w:rPr>
        <w:t>trong</w:t>
      </w:r>
    </w:p>
    <w:p w14:paraId="1463D5F2"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551363EE"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loop2</w:t>
      </w:r>
      <w:r w:rsidRPr="00144035">
        <w:rPr>
          <w:rFonts w:ascii="JetBrains Mono NL" w:eastAsia="Times New Roman" w:hAnsi="JetBrains Mono NL" w:cs="JetBrains Mono NL"/>
          <w:color w:val="CCCCCC"/>
          <w:kern w:val="0"/>
          <w:sz w:val="21"/>
          <w:szCs w:val="21"/>
          <w:lang w:eastAsia="en-US"/>
          <w14:ligatures w14:val="none"/>
        </w:rPr>
        <w:t>:</w:t>
      </w:r>
    </w:p>
    <w:p w14:paraId="63ED7215"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beq</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$t3</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$t2</w:t>
      </w:r>
      <w:r w:rsidRPr="00144035">
        <w:rPr>
          <w:rFonts w:ascii="JetBrains Mono NL" w:eastAsia="Times New Roman" w:hAnsi="JetBrains Mono NL" w:cs="JetBrains Mono NL"/>
          <w:color w:val="CCCCCC"/>
          <w:kern w:val="0"/>
          <w:sz w:val="21"/>
          <w:szCs w:val="21"/>
          <w:lang w:eastAsia="en-US"/>
          <w14:ligatures w14:val="none"/>
        </w:rPr>
        <w:t>, inci          </w:t>
      </w:r>
      <w:r w:rsidRPr="00144035">
        <w:rPr>
          <w:rFonts w:ascii="JetBrains Mono NL" w:eastAsia="Times New Roman" w:hAnsi="JetBrains Mono NL" w:cs="JetBrains Mono NL"/>
          <w:color w:val="6A9955"/>
          <w:kern w:val="0"/>
          <w:sz w:val="21"/>
          <w:szCs w:val="21"/>
          <w:lang w:eastAsia="en-US"/>
          <w14:ligatures w14:val="none"/>
        </w:rPr>
        <w:t># Kiểm tra điều kiện thoát vòng lặp trong</w:t>
      </w:r>
    </w:p>
    <w:p w14:paraId="273E7A8E"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lw</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$s0</w:t>
      </w:r>
      <w:r w:rsidRPr="00144035">
        <w:rPr>
          <w:rFonts w:ascii="JetBrains Mono NL" w:eastAsia="Times New Roman" w:hAnsi="JetBrains Mono NL" w:cs="JetBrains Mono NL"/>
          <w:color w:val="CCCCCC"/>
          <w:kern w:val="0"/>
          <w:sz w:val="21"/>
          <w:szCs w:val="21"/>
          <w:lang w:eastAsia="en-US"/>
          <w14:ligatures w14:val="none"/>
        </w:rPr>
        <w:t>, array_1(</w:t>
      </w:r>
      <w:r w:rsidRPr="00144035">
        <w:rPr>
          <w:rFonts w:ascii="JetBrains Mono NL" w:eastAsia="Times New Roman" w:hAnsi="JetBrains Mono NL" w:cs="JetBrains Mono NL"/>
          <w:color w:val="9CDCFE"/>
          <w:kern w:val="0"/>
          <w:sz w:val="21"/>
          <w:szCs w:val="21"/>
          <w:lang w:eastAsia="en-US"/>
          <w14:ligatures w14:val="none"/>
        </w:rPr>
        <w:t>$t3</w:t>
      </w:r>
      <w:r w:rsidRPr="00144035">
        <w:rPr>
          <w:rFonts w:ascii="JetBrains Mono NL" w:eastAsia="Times New Roman" w:hAnsi="JetBrains Mono NL" w:cs="JetBrains Mono NL"/>
          <w:color w:val="CCCCCC"/>
          <w:kern w:val="0"/>
          <w:sz w:val="21"/>
          <w:szCs w:val="21"/>
          <w:lang w:eastAsia="en-US"/>
          <w14:ligatures w14:val="none"/>
        </w:rPr>
        <w:t>)        </w:t>
      </w:r>
      <w:r w:rsidRPr="00144035">
        <w:rPr>
          <w:rFonts w:ascii="JetBrains Mono NL" w:eastAsia="Times New Roman" w:hAnsi="JetBrains Mono NL" w:cs="JetBrains Mono NL"/>
          <w:color w:val="6A9955"/>
          <w:kern w:val="0"/>
          <w:sz w:val="21"/>
          <w:szCs w:val="21"/>
          <w:lang w:eastAsia="en-US"/>
          <w14:ligatures w14:val="none"/>
        </w:rPr>
        <w:t># Lấy giá trị phần tử kế tiếp</w:t>
      </w:r>
    </w:p>
    <w:p w14:paraId="22F054C8"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lw</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$s1</w:t>
      </w:r>
      <w:r w:rsidRPr="00144035">
        <w:rPr>
          <w:rFonts w:ascii="JetBrains Mono NL" w:eastAsia="Times New Roman" w:hAnsi="JetBrains Mono NL" w:cs="JetBrains Mono NL"/>
          <w:color w:val="CCCCCC"/>
          <w:kern w:val="0"/>
          <w:sz w:val="21"/>
          <w:szCs w:val="21"/>
          <w:lang w:eastAsia="en-US"/>
          <w14:ligatures w14:val="none"/>
        </w:rPr>
        <w:t>, array_1(</w:t>
      </w:r>
      <w:r w:rsidRPr="00144035">
        <w:rPr>
          <w:rFonts w:ascii="JetBrains Mono NL" w:eastAsia="Times New Roman" w:hAnsi="JetBrains Mono NL" w:cs="JetBrains Mono NL"/>
          <w:color w:val="9CDCFE"/>
          <w:kern w:val="0"/>
          <w:sz w:val="21"/>
          <w:szCs w:val="21"/>
          <w:lang w:eastAsia="en-US"/>
          <w14:ligatures w14:val="none"/>
        </w:rPr>
        <w:t>$t1</w:t>
      </w:r>
      <w:r w:rsidRPr="00144035">
        <w:rPr>
          <w:rFonts w:ascii="JetBrains Mono NL" w:eastAsia="Times New Roman" w:hAnsi="JetBrains Mono NL" w:cs="JetBrains Mono NL"/>
          <w:color w:val="CCCCCC"/>
          <w:kern w:val="0"/>
          <w:sz w:val="21"/>
          <w:szCs w:val="21"/>
          <w:lang w:eastAsia="en-US"/>
          <w14:ligatures w14:val="none"/>
        </w:rPr>
        <w:t>)        </w:t>
      </w:r>
      <w:r w:rsidRPr="00144035">
        <w:rPr>
          <w:rFonts w:ascii="JetBrains Mono NL" w:eastAsia="Times New Roman" w:hAnsi="JetBrains Mono NL" w:cs="JetBrains Mono NL"/>
          <w:color w:val="6A9955"/>
          <w:kern w:val="0"/>
          <w:sz w:val="21"/>
          <w:szCs w:val="21"/>
          <w:lang w:eastAsia="en-US"/>
          <w14:ligatures w14:val="none"/>
        </w:rPr>
        <w:t># Lấy giá trị phần tử hiện tại</w:t>
      </w:r>
    </w:p>
    <w:p w14:paraId="78F14329"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ble</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$s0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$s1</w:t>
      </w:r>
      <w:r w:rsidRPr="00144035">
        <w:rPr>
          <w:rFonts w:ascii="JetBrains Mono NL" w:eastAsia="Times New Roman" w:hAnsi="JetBrains Mono NL" w:cs="JetBrains Mono NL"/>
          <w:color w:val="CCCCCC"/>
          <w:kern w:val="0"/>
          <w:sz w:val="21"/>
          <w:szCs w:val="21"/>
          <w:lang w:eastAsia="en-US"/>
          <w14:ligatures w14:val="none"/>
        </w:rPr>
        <w:t>, checking_1        </w:t>
      </w:r>
      <w:r w:rsidRPr="00144035">
        <w:rPr>
          <w:rFonts w:ascii="JetBrains Mono NL" w:eastAsia="Times New Roman" w:hAnsi="JetBrains Mono NL" w:cs="JetBrains Mono NL"/>
          <w:color w:val="6A9955"/>
          <w:kern w:val="0"/>
          <w:sz w:val="21"/>
          <w:szCs w:val="21"/>
          <w:lang w:eastAsia="en-US"/>
          <w14:ligatures w14:val="none"/>
        </w:rPr>
        <w:t># So sánh và nhảy nếu thứ tự đúng</w:t>
      </w:r>
    </w:p>
    <w:p w14:paraId="5AAA792C"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j</w:t>
      </w:r>
      <w:r w:rsidRPr="00144035">
        <w:rPr>
          <w:rFonts w:ascii="JetBrains Mono NL" w:eastAsia="Times New Roman" w:hAnsi="JetBrains Mono NL" w:cs="JetBrains Mono NL"/>
          <w:color w:val="CCCCCC"/>
          <w:kern w:val="0"/>
          <w:sz w:val="21"/>
          <w:szCs w:val="21"/>
          <w:lang w:eastAsia="en-US"/>
          <w14:ligatures w14:val="none"/>
        </w:rPr>
        <w:t xml:space="preserve"> skip</w:t>
      </w:r>
    </w:p>
    <w:p w14:paraId="58F781CC"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2A3B4FC5"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checking_1</w:t>
      </w:r>
      <w:r w:rsidRPr="00144035">
        <w:rPr>
          <w:rFonts w:ascii="JetBrains Mono NL" w:eastAsia="Times New Roman" w:hAnsi="JetBrains Mono NL" w:cs="JetBrains Mono NL"/>
          <w:color w:val="CCCCCC"/>
          <w:kern w:val="0"/>
          <w:sz w:val="21"/>
          <w:szCs w:val="21"/>
          <w:lang w:eastAsia="en-US"/>
          <w14:ligatures w14:val="none"/>
        </w:rPr>
        <w:t>:</w:t>
      </w:r>
    </w:p>
    <w:p w14:paraId="406FF82E"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bgt</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$s0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0</w:t>
      </w:r>
      <w:r w:rsidRPr="00144035">
        <w:rPr>
          <w:rFonts w:ascii="JetBrains Mono NL" w:eastAsia="Times New Roman" w:hAnsi="JetBrains Mono NL" w:cs="JetBrains Mono NL"/>
          <w:color w:val="CCCCCC"/>
          <w:kern w:val="0"/>
          <w:sz w:val="21"/>
          <w:szCs w:val="21"/>
          <w:lang w:eastAsia="en-US"/>
          <w14:ligatures w14:val="none"/>
        </w:rPr>
        <w:t>, checking_2          </w:t>
      </w:r>
      <w:r w:rsidRPr="00144035">
        <w:rPr>
          <w:rFonts w:ascii="JetBrains Mono NL" w:eastAsia="Times New Roman" w:hAnsi="JetBrains Mono NL" w:cs="JetBrains Mono NL"/>
          <w:color w:val="6A9955"/>
          <w:kern w:val="0"/>
          <w:sz w:val="21"/>
          <w:szCs w:val="21"/>
          <w:lang w:eastAsia="en-US"/>
          <w14:ligatures w14:val="none"/>
        </w:rPr>
        <w:t># Kiểm tra nếu số dương</w:t>
      </w:r>
    </w:p>
    <w:p w14:paraId="2290DEB8"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j</w:t>
      </w:r>
      <w:r w:rsidRPr="00144035">
        <w:rPr>
          <w:rFonts w:ascii="JetBrains Mono NL" w:eastAsia="Times New Roman" w:hAnsi="JetBrains Mono NL" w:cs="JetBrains Mono NL"/>
          <w:color w:val="CCCCCC"/>
          <w:kern w:val="0"/>
          <w:sz w:val="21"/>
          <w:szCs w:val="21"/>
          <w:lang w:eastAsia="en-US"/>
          <w14:ligatures w14:val="none"/>
        </w:rPr>
        <w:t xml:space="preserve"> skip</w:t>
      </w:r>
    </w:p>
    <w:p w14:paraId="2ABD02CD"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302130AA"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checking_2</w:t>
      </w:r>
      <w:r w:rsidRPr="00144035">
        <w:rPr>
          <w:rFonts w:ascii="JetBrains Mono NL" w:eastAsia="Times New Roman" w:hAnsi="JetBrains Mono NL" w:cs="JetBrains Mono NL"/>
          <w:color w:val="CCCCCC"/>
          <w:kern w:val="0"/>
          <w:sz w:val="21"/>
          <w:szCs w:val="21"/>
          <w:lang w:eastAsia="en-US"/>
          <w14:ligatures w14:val="none"/>
        </w:rPr>
        <w:t>:</w:t>
      </w:r>
    </w:p>
    <w:p w14:paraId="0454BA76"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bgt</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$s1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0</w:t>
      </w:r>
      <w:r w:rsidRPr="00144035">
        <w:rPr>
          <w:rFonts w:ascii="JetBrains Mono NL" w:eastAsia="Times New Roman" w:hAnsi="JetBrains Mono NL" w:cs="JetBrains Mono NL"/>
          <w:color w:val="CCCCCC"/>
          <w:kern w:val="0"/>
          <w:sz w:val="21"/>
          <w:szCs w:val="21"/>
          <w:lang w:eastAsia="en-US"/>
          <w14:ligatures w14:val="none"/>
        </w:rPr>
        <w:t>, swaping            </w:t>
      </w:r>
      <w:r w:rsidRPr="00144035">
        <w:rPr>
          <w:rFonts w:ascii="JetBrains Mono NL" w:eastAsia="Times New Roman" w:hAnsi="JetBrains Mono NL" w:cs="JetBrains Mono NL"/>
          <w:color w:val="6A9955"/>
          <w:kern w:val="0"/>
          <w:sz w:val="21"/>
          <w:szCs w:val="21"/>
          <w:lang w:eastAsia="en-US"/>
          <w14:ligatures w14:val="none"/>
        </w:rPr>
        <w:t># Kiểm tra nếu số dương, nhảy đến đổi chỗ</w:t>
      </w:r>
    </w:p>
    <w:p w14:paraId="4181E608"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j</w:t>
      </w:r>
      <w:r w:rsidRPr="00144035">
        <w:rPr>
          <w:rFonts w:ascii="JetBrains Mono NL" w:eastAsia="Times New Roman" w:hAnsi="JetBrains Mono NL" w:cs="JetBrains Mono NL"/>
          <w:color w:val="CCCCCC"/>
          <w:kern w:val="0"/>
          <w:sz w:val="21"/>
          <w:szCs w:val="21"/>
          <w:lang w:eastAsia="en-US"/>
          <w14:ligatures w14:val="none"/>
        </w:rPr>
        <w:t xml:space="preserve"> skip</w:t>
      </w:r>
    </w:p>
    <w:p w14:paraId="2F629E58"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75615CD9"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swaping</w:t>
      </w:r>
      <w:r w:rsidRPr="00144035">
        <w:rPr>
          <w:rFonts w:ascii="JetBrains Mono NL" w:eastAsia="Times New Roman" w:hAnsi="JetBrains Mono NL" w:cs="JetBrains Mono NL"/>
          <w:color w:val="CCCCCC"/>
          <w:kern w:val="0"/>
          <w:sz w:val="21"/>
          <w:szCs w:val="21"/>
          <w:lang w:eastAsia="en-US"/>
          <w14:ligatures w14:val="none"/>
        </w:rPr>
        <w:t>:</w:t>
      </w:r>
    </w:p>
    <w:p w14:paraId="3333EA97"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sw</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$s0</w:t>
      </w:r>
      <w:r w:rsidRPr="00144035">
        <w:rPr>
          <w:rFonts w:ascii="JetBrains Mono NL" w:eastAsia="Times New Roman" w:hAnsi="JetBrains Mono NL" w:cs="JetBrains Mono NL"/>
          <w:color w:val="CCCCCC"/>
          <w:kern w:val="0"/>
          <w:sz w:val="21"/>
          <w:szCs w:val="21"/>
          <w:lang w:eastAsia="en-US"/>
          <w14:ligatures w14:val="none"/>
        </w:rPr>
        <w:t>, array_1(</w:t>
      </w:r>
      <w:r w:rsidRPr="00144035">
        <w:rPr>
          <w:rFonts w:ascii="JetBrains Mono NL" w:eastAsia="Times New Roman" w:hAnsi="JetBrains Mono NL" w:cs="JetBrains Mono NL"/>
          <w:color w:val="9CDCFE"/>
          <w:kern w:val="0"/>
          <w:sz w:val="21"/>
          <w:szCs w:val="21"/>
          <w:lang w:eastAsia="en-US"/>
          <w14:ligatures w14:val="none"/>
        </w:rPr>
        <w:t>$t1</w:t>
      </w:r>
      <w:r w:rsidRPr="00144035">
        <w:rPr>
          <w:rFonts w:ascii="JetBrains Mono NL" w:eastAsia="Times New Roman" w:hAnsi="JetBrains Mono NL" w:cs="JetBrains Mono NL"/>
          <w:color w:val="CCCCCC"/>
          <w:kern w:val="0"/>
          <w:sz w:val="21"/>
          <w:szCs w:val="21"/>
          <w:lang w:eastAsia="en-US"/>
          <w14:ligatures w14:val="none"/>
        </w:rPr>
        <w:t>)        </w:t>
      </w:r>
      <w:r w:rsidRPr="00144035">
        <w:rPr>
          <w:rFonts w:ascii="JetBrains Mono NL" w:eastAsia="Times New Roman" w:hAnsi="JetBrains Mono NL" w:cs="JetBrains Mono NL"/>
          <w:color w:val="6A9955"/>
          <w:kern w:val="0"/>
          <w:sz w:val="21"/>
          <w:szCs w:val="21"/>
          <w:lang w:eastAsia="en-US"/>
          <w14:ligatures w14:val="none"/>
        </w:rPr>
        <w:t># Đổi chỗ hai phần tử</w:t>
      </w:r>
    </w:p>
    <w:p w14:paraId="69BB8323"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sw</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$s1</w:t>
      </w:r>
      <w:r w:rsidRPr="00144035">
        <w:rPr>
          <w:rFonts w:ascii="JetBrains Mono NL" w:eastAsia="Times New Roman" w:hAnsi="JetBrains Mono NL" w:cs="JetBrains Mono NL"/>
          <w:color w:val="CCCCCC"/>
          <w:kern w:val="0"/>
          <w:sz w:val="21"/>
          <w:szCs w:val="21"/>
          <w:lang w:eastAsia="en-US"/>
          <w14:ligatures w14:val="none"/>
        </w:rPr>
        <w:t>, array_1(</w:t>
      </w:r>
      <w:r w:rsidRPr="00144035">
        <w:rPr>
          <w:rFonts w:ascii="JetBrains Mono NL" w:eastAsia="Times New Roman" w:hAnsi="JetBrains Mono NL" w:cs="JetBrains Mono NL"/>
          <w:color w:val="9CDCFE"/>
          <w:kern w:val="0"/>
          <w:sz w:val="21"/>
          <w:szCs w:val="21"/>
          <w:lang w:eastAsia="en-US"/>
          <w14:ligatures w14:val="none"/>
        </w:rPr>
        <w:t>$t3</w:t>
      </w:r>
      <w:r w:rsidRPr="00144035">
        <w:rPr>
          <w:rFonts w:ascii="JetBrains Mono NL" w:eastAsia="Times New Roman" w:hAnsi="JetBrains Mono NL" w:cs="JetBrains Mono NL"/>
          <w:color w:val="CCCCCC"/>
          <w:kern w:val="0"/>
          <w:sz w:val="21"/>
          <w:szCs w:val="21"/>
          <w:lang w:eastAsia="en-US"/>
          <w14:ligatures w14:val="none"/>
        </w:rPr>
        <w:t>)        </w:t>
      </w:r>
    </w:p>
    <w:p w14:paraId="59A2BF36"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538E713A"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skip</w:t>
      </w:r>
      <w:r w:rsidRPr="00144035">
        <w:rPr>
          <w:rFonts w:ascii="JetBrains Mono NL" w:eastAsia="Times New Roman" w:hAnsi="JetBrains Mono NL" w:cs="JetBrains Mono NL"/>
          <w:color w:val="CCCCCC"/>
          <w:kern w:val="0"/>
          <w:sz w:val="21"/>
          <w:szCs w:val="21"/>
          <w:lang w:eastAsia="en-US"/>
          <w14:ligatures w14:val="none"/>
        </w:rPr>
        <w:t>:</w:t>
      </w:r>
    </w:p>
    <w:p w14:paraId="1A9AAC84"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addi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$t3</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$t3</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4</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Tăng chỉ số biến đếm trong</w:t>
      </w:r>
    </w:p>
    <w:p w14:paraId="3AD913C1"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j</w:t>
      </w:r>
      <w:r w:rsidRPr="00144035">
        <w:rPr>
          <w:rFonts w:ascii="JetBrains Mono NL" w:eastAsia="Times New Roman" w:hAnsi="JetBrains Mono NL" w:cs="JetBrains Mono NL"/>
          <w:color w:val="CCCCCC"/>
          <w:kern w:val="0"/>
          <w:sz w:val="21"/>
          <w:szCs w:val="21"/>
          <w:lang w:eastAsia="en-US"/>
          <w14:ligatures w14:val="none"/>
        </w:rPr>
        <w:t xml:space="preserve"> loop2                     </w:t>
      </w:r>
      <w:r w:rsidRPr="00144035">
        <w:rPr>
          <w:rFonts w:ascii="JetBrains Mono NL" w:eastAsia="Times New Roman" w:hAnsi="JetBrains Mono NL" w:cs="JetBrains Mono NL"/>
          <w:color w:val="6A9955"/>
          <w:kern w:val="0"/>
          <w:sz w:val="21"/>
          <w:szCs w:val="21"/>
          <w:lang w:eastAsia="en-US"/>
          <w14:ligatures w14:val="none"/>
        </w:rPr>
        <w:t># Tiếp tục vòng lặp trong</w:t>
      </w:r>
    </w:p>
    <w:p w14:paraId="34D797C0"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4DE562E9"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inci</w:t>
      </w:r>
      <w:r w:rsidRPr="00144035">
        <w:rPr>
          <w:rFonts w:ascii="JetBrains Mono NL" w:eastAsia="Times New Roman" w:hAnsi="JetBrains Mono NL" w:cs="JetBrains Mono NL"/>
          <w:color w:val="CCCCCC"/>
          <w:kern w:val="0"/>
          <w:sz w:val="21"/>
          <w:szCs w:val="21"/>
          <w:lang w:eastAsia="en-US"/>
          <w14:ligatures w14:val="none"/>
        </w:rPr>
        <w:t>:</w:t>
      </w:r>
    </w:p>
    <w:p w14:paraId="74106D64"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addi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4</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Tăng chỉ số biến đếm ngoài</w:t>
      </w:r>
    </w:p>
    <w:p w14:paraId="354192FC"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lastRenderedPageBreak/>
        <w:t xml:space="preserve">    </w:t>
      </w:r>
      <w:r w:rsidRPr="00144035">
        <w:rPr>
          <w:rFonts w:ascii="JetBrains Mono NL" w:eastAsia="Times New Roman" w:hAnsi="JetBrains Mono NL" w:cs="JetBrains Mono NL"/>
          <w:color w:val="DCDCAA"/>
          <w:kern w:val="0"/>
          <w:sz w:val="21"/>
          <w:szCs w:val="21"/>
          <w:lang w:eastAsia="en-US"/>
          <w14:ligatures w14:val="none"/>
        </w:rPr>
        <w:t>j</w:t>
      </w:r>
      <w:r w:rsidRPr="00144035">
        <w:rPr>
          <w:rFonts w:ascii="JetBrains Mono NL" w:eastAsia="Times New Roman" w:hAnsi="JetBrains Mono NL" w:cs="JetBrains Mono NL"/>
          <w:color w:val="CCCCCC"/>
          <w:kern w:val="0"/>
          <w:sz w:val="21"/>
          <w:szCs w:val="21"/>
          <w:lang w:eastAsia="en-US"/>
          <w14:ligatures w14:val="none"/>
        </w:rPr>
        <w:t xml:space="preserve"> loop1                      </w:t>
      </w:r>
      <w:r w:rsidRPr="00144035">
        <w:rPr>
          <w:rFonts w:ascii="JetBrains Mono NL" w:eastAsia="Times New Roman" w:hAnsi="JetBrains Mono NL" w:cs="JetBrains Mono NL"/>
          <w:color w:val="6A9955"/>
          <w:kern w:val="0"/>
          <w:sz w:val="21"/>
          <w:szCs w:val="21"/>
          <w:lang w:eastAsia="en-US"/>
          <w14:ligatures w14:val="none"/>
        </w:rPr>
        <w:t># Tiếp tục vòng lặp ngoài</w:t>
      </w:r>
    </w:p>
    <w:p w14:paraId="2FB0988D"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24D92C3F"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print</w:t>
      </w:r>
      <w:r w:rsidRPr="00144035">
        <w:rPr>
          <w:rFonts w:ascii="JetBrains Mono NL" w:eastAsia="Times New Roman" w:hAnsi="JetBrains Mono NL" w:cs="JetBrains Mono NL"/>
          <w:color w:val="CCCCCC"/>
          <w:kern w:val="0"/>
          <w:sz w:val="21"/>
          <w:szCs w:val="21"/>
          <w:lang w:eastAsia="en-US"/>
          <w14:ligatures w14:val="none"/>
        </w:rPr>
        <w:t>:</w:t>
      </w:r>
    </w:p>
    <w:p w14:paraId="3A832A41"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In mảng đã sắp xếp</w:t>
      </w:r>
    </w:p>
    <w:p w14:paraId="54F8D063"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0</w:t>
      </w:r>
    </w:p>
    <w:p w14:paraId="685F3875"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0</w:t>
      </w:r>
    </w:p>
    <w:p w14:paraId="2805E02F"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lw</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$t2</w:t>
      </w:r>
      <w:r w:rsidRPr="00144035">
        <w:rPr>
          <w:rFonts w:ascii="JetBrains Mono NL" w:eastAsia="Times New Roman" w:hAnsi="JetBrains Mono NL" w:cs="JetBrains Mono NL"/>
          <w:color w:val="CCCCCC"/>
          <w:kern w:val="0"/>
          <w:sz w:val="21"/>
          <w:szCs w:val="21"/>
          <w:lang w:eastAsia="en-US"/>
          <w14:ligatures w14:val="none"/>
        </w:rPr>
        <w:t>, n</w:t>
      </w:r>
    </w:p>
    <w:p w14:paraId="04763256"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4575B6C1"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print_loop</w:t>
      </w:r>
      <w:r w:rsidRPr="00144035">
        <w:rPr>
          <w:rFonts w:ascii="JetBrains Mono NL" w:eastAsia="Times New Roman" w:hAnsi="JetBrains Mono NL" w:cs="JetBrains Mono NL"/>
          <w:color w:val="CCCCCC"/>
          <w:kern w:val="0"/>
          <w:sz w:val="21"/>
          <w:szCs w:val="21"/>
          <w:lang w:eastAsia="en-US"/>
          <w14:ligatures w14:val="none"/>
        </w:rPr>
        <w:t>:</w:t>
      </w:r>
    </w:p>
    <w:p w14:paraId="4FF0D5B7"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beq</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$t2</w:t>
      </w:r>
      <w:r w:rsidRPr="00144035">
        <w:rPr>
          <w:rFonts w:ascii="JetBrains Mono NL" w:eastAsia="Times New Roman" w:hAnsi="JetBrains Mono NL" w:cs="JetBrains Mono NL"/>
          <w:color w:val="CCCCCC"/>
          <w:kern w:val="0"/>
          <w:sz w:val="21"/>
          <w:szCs w:val="21"/>
          <w:lang w:eastAsia="en-US"/>
          <w14:ligatures w14:val="none"/>
        </w:rPr>
        <w:t>, end_program          </w:t>
      </w:r>
      <w:r w:rsidRPr="00144035">
        <w:rPr>
          <w:rFonts w:ascii="JetBrains Mono NL" w:eastAsia="Times New Roman" w:hAnsi="JetBrains Mono NL" w:cs="JetBrains Mono NL"/>
          <w:color w:val="6A9955"/>
          <w:kern w:val="0"/>
          <w:sz w:val="21"/>
          <w:szCs w:val="21"/>
          <w:lang w:eastAsia="en-US"/>
          <w14:ligatures w14:val="none"/>
        </w:rPr>
        <w:t># Kiểm tra nếu đã in hết mảng thì thoát</w:t>
      </w:r>
    </w:p>
    <w:p w14:paraId="6543B1E2"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$v0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1</w:t>
      </w:r>
    </w:p>
    <w:p w14:paraId="710C1439"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lw</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$a0</w:t>
      </w:r>
      <w:r w:rsidRPr="00144035">
        <w:rPr>
          <w:rFonts w:ascii="JetBrains Mono NL" w:eastAsia="Times New Roman" w:hAnsi="JetBrains Mono NL" w:cs="JetBrains Mono NL"/>
          <w:color w:val="CCCCCC"/>
          <w:kern w:val="0"/>
          <w:sz w:val="21"/>
          <w:szCs w:val="21"/>
          <w:lang w:eastAsia="en-US"/>
          <w14:ligatures w14:val="none"/>
        </w:rPr>
        <w:t>, array_1(</w:t>
      </w:r>
      <w:r w:rsidRPr="00144035">
        <w:rPr>
          <w:rFonts w:ascii="JetBrains Mono NL" w:eastAsia="Times New Roman" w:hAnsi="JetBrains Mono NL" w:cs="JetBrains Mono NL"/>
          <w:color w:val="9CDCFE"/>
          <w:kern w:val="0"/>
          <w:sz w:val="21"/>
          <w:szCs w:val="21"/>
          <w:lang w:eastAsia="en-US"/>
          <w14:ligatures w14:val="none"/>
        </w:rPr>
        <w:t>$t0</w:t>
      </w:r>
      <w:r w:rsidRPr="00144035">
        <w:rPr>
          <w:rFonts w:ascii="JetBrains Mono NL" w:eastAsia="Times New Roman" w:hAnsi="JetBrains Mono NL" w:cs="JetBrains Mono NL"/>
          <w:color w:val="CCCCCC"/>
          <w:kern w:val="0"/>
          <w:sz w:val="21"/>
          <w:szCs w:val="21"/>
          <w:lang w:eastAsia="en-US"/>
          <w14:ligatures w14:val="none"/>
        </w:rPr>
        <w:t>)        </w:t>
      </w:r>
      <w:r w:rsidRPr="00144035">
        <w:rPr>
          <w:rFonts w:ascii="JetBrains Mono NL" w:eastAsia="Times New Roman" w:hAnsi="JetBrains Mono NL" w:cs="JetBrains Mono NL"/>
          <w:color w:val="6A9955"/>
          <w:kern w:val="0"/>
          <w:sz w:val="21"/>
          <w:szCs w:val="21"/>
          <w:lang w:eastAsia="en-US"/>
          <w14:ligatures w14:val="none"/>
        </w:rPr>
        <w:t># Lấy giá trị từ mảng tại vị trí $t0</w:t>
      </w:r>
    </w:p>
    <w:p w14:paraId="7770C8D6"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syscall</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In giá trị phần tử</w:t>
      </w:r>
    </w:p>
    <w:p w14:paraId="3CD5BCF1"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$v0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4</w:t>
      </w:r>
    </w:p>
    <w:p w14:paraId="6EBE457C"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la</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$a0</w:t>
      </w:r>
      <w:r w:rsidRPr="00144035">
        <w:rPr>
          <w:rFonts w:ascii="JetBrains Mono NL" w:eastAsia="Times New Roman" w:hAnsi="JetBrains Mono NL" w:cs="JetBrains Mono NL"/>
          <w:color w:val="CCCCCC"/>
          <w:kern w:val="0"/>
          <w:sz w:val="21"/>
          <w:szCs w:val="21"/>
          <w:lang w:eastAsia="en-US"/>
          <w14:ligatures w14:val="none"/>
        </w:rPr>
        <w:t>, space</w:t>
      </w:r>
    </w:p>
    <w:p w14:paraId="147CA162"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syscall</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In một khoảng trắng</w:t>
      </w:r>
    </w:p>
    <w:p w14:paraId="0C47DF7B"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addi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4</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Chuyển đến phần tử tiếp theo trong mảng</w:t>
      </w:r>
    </w:p>
    <w:p w14:paraId="3C5531F9"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addi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$t1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1</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Tăng bộ đếm</w:t>
      </w:r>
    </w:p>
    <w:p w14:paraId="2B6AF174"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j</w:t>
      </w:r>
      <w:r w:rsidRPr="00144035">
        <w:rPr>
          <w:rFonts w:ascii="JetBrains Mono NL" w:eastAsia="Times New Roman" w:hAnsi="JetBrains Mono NL" w:cs="JetBrains Mono NL"/>
          <w:color w:val="CCCCCC"/>
          <w:kern w:val="0"/>
          <w:sz w:val="21"/>
          <w:szCs w:val="21"/>
          <w:lang w:eastAsia="en-US"/>
          <w14:ligatures w14:val="none"/>
        </w:rPr>
        <w:t xml:space="preserve"> print_loop                </w:t>
      </w:r>
      <w:r w:rsidRPr="00144035">
        <w:rPr>
          <w:rFonts w:ascii="JetBrains Mono NL" w:eastAsia="Times New Roman" w:hAnsi="JetBrains Mono NL" w:cs="JetBrains Mono NL"/>
          <w:color w:val="6A9955"/>
          <w:kern w:val="0"/>
          <w:sz w:val="21"/>
          <w:szCs w:val="21"/>
          <w:lang w:eastAsia="en-US"/>
          <w14:ligatures w14:val="none"/>
        </w:rPr>
        <w:t># Lặp lại cho đến khi in hết mảng</w:t>
      </w:r>
    </w:p>
    <w:p w14:paraId="40BDBA5E"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49A39013"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warning</w:t>
      </w:r>
      <w:r w:rsidRPr="00144035">
        <w:rPr>
          <w:rFonts w:ascii="JetBrains Mono NL" w:eastAsia="Times New Roman" w:hAnsi="JetBrains Mono NL" w:cs="JetBrains Mono NL"/>
          <w:color w:val="CCCCCC"/>
          <w:kern w:val="0"/>
          <w:sz w:val="21"/>
          <w:szCs w:val="21"/>
          <w:lang w:eastAsia="en-US"/>
          <w14:ligatures w14:val="none"/>
        </w:rPr>
        <w:t>:</w:t>
      </w:r>
    </w:p>
    <w:p w14:paraId="22DB0045"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Xuất thông báo lỗi nếu n &gt; 30</w:t>
      </w:r>
    </w:p>
    <w:p w14:paraId="46A628F7"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$v0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4</w:t>
      </w:r>
    </w:p>
    <w:p w14:paraId="6F7E53A9"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la</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$a0</w:t>
      </w:r>
      <w:r w:rsidRPr="00144035">
        <w:rPr>
          <w:rFonts w:ascii="JetBrains Mono NL" w:eastAsia="Times New Roman" w:hAnsi="JetBrains Mono NL" w:cs="JetBrains Mono NL"/>
          <w:color w:val="CCCCCC"/>
          <w:kern w:val="0"/>
          <w:sz w:val="21"/>
          <w:szCs w:val="21"/>
          <w:lang w:eastAsia="en-US"/>
          <w14:ligatures w14:val="none"/>
        </w:rPr>
        <w:t>, cmd4</w:t>
      </w:r>
    </w:p>
    <w:p w14:paraId="5C5C629E"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syscall</w:t>
      </w:r>
    </w:p>
    <w:p w14:paraId="5F403AB6"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p>
    <w:p w14:paraId="3E1946DD"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DCDCAA"/>
          <w:kern w:val="0"/>
          <w:sz w:val="21"/>
          <w:szCs w:val="21"/>
          <w:lang w:eastAsia="en-US"/>
          <w14:ligatures w14:val="none"/>
        </w:rPr>
        <w:t>end_program</w:t>
      </w:r>
      <w:r w:rsidRPr="00144035">
        <w:rPr>
          <w:rFonts w:ascii="JetBrains Mono NL" w:eastAsia="Times New Roman" w:hAnsi="JetBrains Mono NL" w:cs="JetBrains Mono NL"/>
          <w:color w:val="CCCCCC"/>
          <w:kern w:val="0"/>
          <w:sz w:val="21"/>
          <w:szCs w:val="21"/>
          <w:lang w:eastAsia="en-US"/>
          <w14:ligatures w14:val="none"/>
        </w:rPr>
        <w:t>:</w:t>
      </w:r>
    </w:p>
    <w:p w14:paraId="6AC05197"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6A9955"/>
          <w:kern w:val="0"/>
          <w:sz w:val="21"/>
          <w:szCs w:val="21"/>
          <w:lang w:eastAsia="en-US"/>
          <w14:ligatures w14:val="none"/>
        </w:rPr>
        <w:t># Kết thúc chương trình</w:t>
      </w:r>
    </w:p>
    <w:p w14:paraId="6F070EBB"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li</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9CDCFE"/>
          <w:kern w:val="0"/>
          <w:sz w:val="21"/>
          <w:szCs w:val="21"/>
          <w:lang w:eastAsia="en-US"/>
          <w14:ligatures w14:val="none"/>
        </w:rPr>
        <w:t>$v0</w:t>
      </w: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B5CEA8"/>
          <w:kern w:val="0"/>
          <w:sz w:val="21"/>
          <w:szCs w:val="21"/>
          <w:lang w:eastAsia="en-US"/>
          <w14:ligatures w14:val="none"/>
        </w:rPr>
        <w:t>10</w:t>
      </w:r>
    </w:p>
    <w:p w14:paraId="7CCD05F4" w14:textId="77777777" w:rsidR="00144035" w:rsidRPr="00144035" w:rsidRDefault="00144035" w:rsidP="00144035">
      <w:pPr>
        <w:shd w:val="clear" w:color="auto" w:fill="1F1F1F"/>
        <w:spacing w:after="0" w:line="285" w:lineRule="atLeast"/>
        <w:rPr>
          <w:rFonts w:ascii="JetBrains Mono NL" w:eastAsia="Times New Roman" w:hAnsi="JetBrains Mono NL" w:cs="JetBrains Mono NL"/>
          <w:color w:val="CCCCCC"/>
          <w:kern w:val="0"/>
          <w:sz w:val="21"/>
          <w:szCs w:val="21"/>
          <w:lang w:eastAsia="en-US"/>
          <w14:ligatures w14:val="none"/>
        </w:rPr>
      </w:pPr>
      <w:r w:rsidRPr="00144035">
        <w:rPr>
          <w:rFonts w:ascii="JetBrains Mono NL" w:eastAsia="Times New Roman" w:hAnsi="JetBrains Mono NL" w:cs="JetBrains Mono NL"/>
          <w:color w:val="CCCCCC"/>
          <w:kern w:val="0"/>
          <w:sz w:val="21"/>
          <w:szCs w:val="21"/>
          <w:lang w:eastAsia="en-US"/>
          <w14:ligatures w14:val="none"/>
        </w:rPr>
        <w:t xml:space="preserve">    </w:t>
      </w:r>
      <w:r w:rsidRPr="00144035">
        <w:rPr>
          <w:rFonts w:ascii="JetBrains Mono NL" w:eastAsia="Times New Roman" w:hAnsi="JetBrains Mono NL" w:cs="JetBrains Mono NL"/>
          <w:color w:val="DCDCAA"/>
          <w:kern w:val="0"/>
          <w:sz w:val="21"/>
          <w:szCs w:val="21"/>
          <w:lang w:eastAsia="en-US"/>
          <w14:ligatures w14:val="none"/>
        </w:rPr>
        <w:t>syscall</w:t>
      </w:r>
    </w:p>
    <w:p w14:paraId="6260F66B" w14:textId="77777777" w:rsidR="006A3E7F" w:rsidRPr="00A42C41" w:rsidRDefault="006A3E7F" w:rsidP="00A42C41"/>
    <w:bookmarkEnd w:id="1"/>
    <w:p w14:paraId="31C74314" w14:textId="77777777" w:rsidR="00CC47EF" w:rsidRDefault="00CC47EF" w:rsidP="00CC47EF">
      <w:pPr>
        <w:ind w:firstLine="720"/>
        <w:rPr>
          <w:sz w:val="36"/>
          <w:szCs w:val="36"/>
        </w:rPr>
      </w:pPr>
      <w:r w:rsidRPr="00FB2B42">
        <w:rPr>
          <w:sz w:val="36"/>
          <w:szCs w:val="36"/>
        </w:rPr>
        <w:t>II</w:t>
      </w:r>
      <w:r w:rsidRPr="00FB2B42">
        <w:rPr>
          <w:sz w:val="36"/>
          <w:szCs w:val="36"/>
        </w:rPr>
        <w:tab/>
        <w:t>Giải thích:</w:t>
      </w:r>
    </w:p>
    <w:p w14:paraId="44653580" w14:textId="0222023B" w:rsidR="00CC47EF" w:rsidRDefault="00CC47EF" w:rsidP="00CC47EF">
      <w:pPr>
        <w:pStyle w:val="ListParagraph"/>
        <w:numPr>
          <w:ilvl w:val="0"/>
          <w:numId w:val="10"/>
        </w:numPr>
        <w:rPr>
          <w:sz w:val="32"/>
          <w:szCs w:val="32"/>
        </w:rPr>
      </w:pPr>
      <w:r w:rsidRPr="00CC47EF">
        <w:rPr>
          <w:sz w:val="32"/>
          <w:szCs w:val="32"/>
        </w:rPr>
        <w:t>Tổng quan phương pháp xử lý.</w:t>
      </w:r>
    </w:p>
    <w:p w14:paraId="6DBC43EC" w14:textId="6448AC28" w:rsidR="00C5078E" w:rsidRDefault="00C5078E" w:rsidP="00C5078E">
      <w:pPr>
        <w:pStyle w:val="ListParagraph"/>
        <w:numPr>
          <w:ilvl w:val="0"/>
          <w:numId w:val="7"/>
        </w:numPr>
        <w:rPr>
          <w:szCs w:val="28"/>
        </w:rPr>
      </w:pPr>
      <w:r>
        <w:rPr>
          <w:szCs w:val="28"/>
        </w:rPr>
        <w:t xml:space="preserve">Ta nhập số phần tử của mảng (tối đa 30) và cho </w:t>
      </w:r>
      <w:r w:rsidR="00155089">
        <w:rPr>
          <w:szCs w:val="28"/>
        </w:rPr>
        <w:t xml:space="preserve">vòng lặp để </w:t>
      </w:r>
      <w:r>
        <w:rPr>
          <w:szCs w:val="28"/>
        </w:rPr>
        <w:t>nhập</w:t>
      </w:r>
      <w:r w:rsidR="00155089">
        <w:rPr>
          <w:szCs w:val="28"/>
        </w:rPr>
        <w:t xml:space="preserve"> các giá trị của</w:t>
      </w:r>
      <w:r>
        <w:rPr>
          <w:szCs w:val="28"/>
        </w:rPr>
        <w:t xml:space="preserve"> mảng.</w:t>
      </w:r>
    </w:p>
    <w:p w14:paraId="38663AA0" w14:textId="12C971B1" w:rsidR="00C5078E" w:rsidRDefault="00155089" w:rsidP="00C5078E">
      <w:pPr>
        <w:pStyle w:val="ListParagraph"/>
        <w:numPr>
          <w:ilvl w:val="0"/>
          <w:numId w:val="7"/>
        </w:numPr>
        <w:rPr>
          <w:szCs w:val="28"/>
        </w:rPr>
      </w:pPr>
      <w:r>
        <w:rPr>
          <w:szCs w:val="28"/>
        </w:rPr>
        <w:t xml:space="preserve">Sử dụng </w:t>
      </w:r>
      <w:r w:rsidR="00695E91">
        <w:rPr>
          <w:szCs w:val="28"/>
        </w:rPr>
        <w:t xml:space="preserve">một </w:t>
      </w:r>
      <w:r>
        <w:rPr>
          <w:szCs w:val="28"/>
        </w:rPr>
        <w:t>thuật toán để sắp xếp lại mảng (bỏ qua những phần tử số nguyên âm, chỉ sắp xếp các số nguyên dương).</w:t>
      </w:r>
    </w:p>
    <w:p w14:paraId="7B9BB314" w14:textId="77777777" w:rsidR="00DF7D0B" w:rsidRDefault="00DF7D0B" w:rsidP="00DF7D0B">
      <w:pPr>
        <w:pStyle w:val="ListParagraph"/>
        <w:rPr>
          <w:sz w:val="32"/>
          <w:szCs w:val="32"/>
        </w:rPr>
      </w:pPr>
    </w:p>
    <w:p w14:paraId="1473E972" w14:textId="7C84541C" w:rsidR="00695E91" w:rsidRDefault="00695E91" w:rsidP="00CC47EF">
      <w:pPr>
        <w:pStyle w:val="ListParagraph"/>
        <w:numPr>
          <w:ilvl w:val="0"/>
          <w:numId w:val="9"/>
        </w:numPr>
        <w:rPr>
          <w:sz w:val="32"/>
          <w:szCs w:val="32"/>
        </w:rPr>
      </w:pPr>
      <w:r>
        <w:rPr>
          <w:sz w:val="32"/>
          <w:szCs w:val="32"/>
        </w:rPr>
        <w:t>Thuật toán đề xuất để sắp xếp mảng.</w:t>
      </w:r>
    </w:p>
    <w:p w14:paraId="63CD990F" w14:textId="69F110DA" w:rsidR="001626A2" w:rsidRPr="00DF7D0B" w:rsidRDefault="00695E91" w:rsidP="00DF7D0B">
      <w:pPr>
        <w:pStyle w:val="ListParagraph"/>
        <w:numPr>
          <w:ilvl w:val="0"/>
          <w:numId w:val="7"/>
        </w:numPr>
        <w:rPr>
          <w:szCs w:val="28"/>
        </w:rPr>
      </w:pPr>
      <w:r w:rsidRPr="00695E91">
        <w:rPr>
          <w:szCs w:val="28"/>
        </w:rPr>
        <w:lastRenderedPageBreak/>
        <w:t xml:space="preserve">Bước 1: Đặt con trỏ thứ nhất tại vị trí </w:t>
      </w:r>
      <w:r w:rsidR="00DF7D0B">
        <w:rPr>
          <w:szCs w:val="28"/>
        </w:rPr>
        <w:t>a[i]</w:t>
      </w:r>
      <w:r w:rsidRPr="00695E91">
        <w:rPr>
          <w:szCs w:val="28"/>
        </w:rPr>
        <w:t xml:space="preserve"> (ban đầu i=0). Nếu a[i] &lt; 0 ta nhảy i lên</w:t>
      </w:r>
      <w:r w:rsidR="004548BF">
        <w:rPr>
          <w:szCs w:val="28"/>
        </w:rPr>
        <w:t xml:space="preserve"> 1</w:t>
      </w:r>
      <w:r w:rsidRPr="00695E91">
        <w:rPr>
          <w:szCs w:val="28"/>
        </w:rPr>
        <w:t>.</w:t>
      </w:r>
    </w:p>
    <w:p w14:paraId="63286ED4" w14:textId="12E290FF" w:rsidR="001626A2" w:rsidRPr="00DF7D0B" w:rsidRDefault="00695E91" w:rsidP="00DF7D0B">
      <w:pPr>
        <w:pStyle w:val="ListParagraph"/>
        <w:numPr>
          <w:ilvl w:val="0"/>
          <w:numId w:val="7"/>
        </w:numPr>
        <w:rPr>
          <w:szCs w:val="28"/>
        </w:rPr>
      </w:pPr>
      <w:r w:rsidRPr="00695E91">
        <w:rPr>
          <w:szCs w:val="28"/>
        </w:rPr>
        <w:t>Bước 2: Duyệt a[j] (i+1&lt;= j &lt;= n). Nếu a[i] &lt; a[j] ta đổi chỗ 2 giá trị. Như vậy, sau khi duyệt xong 1 vòng của j, số nhỏ nhất được đưa vào vị trí a[i], đồng thời vị trí của các số âm trong mảng vẫn không thay đổi.</w:t>
      </w:r>
    </w:p>
    <w:p w14:paraId="06D5A8CE" w14:textId="2DED7047" w:rsidR="001626A2" w:rsidRPr="00DF7D0B" w:rsidRDefault="00695E91" w:rsidP="00DF7D0B">
      <w:pPr>
        <w:pStyle w:val="ListParagraph"/>
        <w:numPr>
          <w:ilvl w:val="0"/>
          <w:numId w:val="7"/>
        </w:numPr>
        <w:rPr>
          <w:szCs w:val="28"/>
        </w:rPr>
      </w:pPr>
      <w:r w:rsidRPr="00695E91">
        <w:rPr>
          <w:szCs w:val="28"/>
        </w:rPr>
        <w:t>Bước 3: Sau khi duyệt hết 1 vòng j, ta đã có số nhỏ nhất nằm ở vị trí đúng. Tăng index lên 1 và tiếp tục lặp lại vòng lặp.</w:t>
      </w:r>
    </w:p>
    <w:p w14:paraId="733B39FA" w14:textId="0E36ABA1" w:rsidR="00695E91" w:rsidRPr="00695E91" w:rsidRDefault="00695E91" w:rsidP="00695E91">
      <w:pPr>
        <w:pStyle w:val="ListParagraph"/>
        <w:numPr>
          <w:ilvl w:val="0"/>
          <w:numId w:val="7"/>
        </w:numPr>
        <w:rPr>
          <w:szCs w:val="28"/>
        </w:rPr>
      </w:pPr>
      <w:r w:rsidRPr="00695E91">
        <w:rPr>
          <w:szCs w:val="28"/>
        </w:rPr>
        <w:t xml:space="preserve">Dưới đây là miêu tả code C++ của thuật toán em đề xuất: </w:t>
      </w:r>
    </w:p>
    <w:p w14:paraId="223A1A44" w14:textId="634B31FD" w:rsidR="001626A2" w:rsidRPr="00FF3E87" w:rsidRDefault="009755F9" w:rsidP="00DE0D5E">
      <w:pPr>
        <w:pStyle w:val="ListParagraph"/>
        <w:jc w:val="center"/>
        <w:rPr>
          <w:sz w:val="32"/>
          <w:szCs w:val="32"/>
        </w:rPr>
      </w:pPr>
      <w:r>
        <w:rPr>
          <w:noProof/>
          <w14:ligatures w14:val="none"/>
        </w:rPr>
        <w:drawing>
          <wp:inline distT="0" distB="0" distL="0" distR="0" wp14:anchorId="56C9A847" wp14:editId="291E237A">
            <wp:extent cx="3893820" cy="49176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103" t="7978" r="63718" b="19772"/>
                    <a:stretch/>
                  </pic:blipFill>
                  <pic:spPr bwMode="auto">
                    <a:xfrm>
                      <a:off x="0" y="0"/>
                      <a:ext cx="3923095" cy="4954664"/>
                    </a:xfrm>
                    <a:prstGeom prst="rect">
                      <a:avLst/>
                    </a:prstGeom>
                    <a:ln>
                      <a:noFill/>
                    </a:ln>
                    <a:extLst>
                      <a:ext uri="{53640926-AAD7-44D8-BBD7-CCE9431645EC}">
                        <a14:shadowObscured xmlns:a14="http://schemas.microsoft.com/office/drawing/2010/main"/>
                      </a:ext>
                    </a:extLst>
                  </pic:spPr>
                </pic:pic>
              </a:graphicData>
            </a:graphic>
          </wp:inline>
        </w:drawing>
      </w:r>
    </w:p>
    <w:p w14:paraId="7E581443" w14:textId="561F3CA9" w:rsidR="001626A2" w:rsidRDefault="001626A2" w:rsidP="001626A2">
      <w:pPr>
        <w:pStyle w:val="ListParagraph"/>
        <w:numPr>
          <w:ilvl w:val="0"/>
          <w:numId w:val="7"/>
        </w:numPr>
        <w:rPr>
          <w:sz w:val="32"/>
          <w:szCs w:val="32"/>
        </w:rPr>
      </w:pPr>
      <w:r>
        <w:rPr>
          <w:szCs w:val="28"/>
        </w:rPr>
        <w:t>Dưới đây là kết quả thử nghiệm:</w:t>
      </w:r>
    </w:p>
    <w:p w14:paraId="3029FBAB" w14:textId="0B01703D" w:rsidR="001626A2" w:rsidRDefault="001626A2" w:rsidP="00DE0D5E">
      <w:pPr>
        <w:pStyle w:val="ListParagraph"/>
        <w:jc w:val="center"/>
        <w:rPr>
          <w:sz w:val="32"/>
          <w:szCs w:val="32"/>
        </w:rPr>
      </w:pPr>
      <w:r>
        <w:rPr>
          <w:noProof/>
          <w14:ligatures w14:val="none"/>
        </w:rPr>
        <w:drawing>
          <wp:inline distT="0" distB="0" distL="0" distR="0" wp14:anchorId="513B91FA" wp14:editId="53059BCF">
            <wp:extent cx="3812269" cy="102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829" t="5737" r="53564" b="73824"/>
                    <a:stretch/>
                  </pic:blipFill>
                  <pic:spPr bwMode="auto">
                    <a:xfrm>
                      <a:off x="0" y="0"/>
                      <a:ext cx="3889766" cy="1049612"/>
                    </a:xfrm>
                    <a:prstGeom prst="rect">
                      <a:avLst/>
                    </a:prstGeom>
                    <a:ln>
                      <a:noFill/>
                    </a:ln>
                    <a:extLst>
                      <a:ext uri="{53640926-AAD7-44D8-BBD7-CCE9431645EC}">
                        <a14:shadowObscured xmlns:a14="http://schemas.microsoft.com/office/drawing/2010/main"/>
                      </a:ext>
                    </a:extLst>
                  </pic:spPr>
                </pic:pic>
              </a:graphicData>
            </a:graphic>
          </wp:inline>
        </w:drawing>
      </w:r>
    </w:p>
    <w:p w14:paraId="075AD310" w14:textId="77777777" w:rsidR="00695E91" w:rsidRDefault="00695E91" w:rsidP="00695E91">
      <w:pPr>
        <w:pStyle w:val="ListParagraph"/>
        <w:rPr>
          <w:sz w:val="32"/>
          <w:szCs w:val="32"/>
        </w:rPr>
      </w:pPr>
    </w:p>
    <w:p w14:paraId="33F40635" w14:textId="551B540A" w:rsidR="00CC47EF" w:rsidRPr="00CC47EF" w:rsidRDefault="00CC47EF" w:rsidP="00CC47EF">
      <w:pPr>
        <w:pStyle w:val="ListParagraph"/>
        <w:numPr>
          <w:ilvl w:val="0"/>
          <w:numId w:val="9"/>
        </w:numPr>
        <w:rPr>
          <w:sz w:val="32"/>
          <w:szCs w:val="32"/>
        </w:rPr>
      </w:pPr>
      <w:r w:rsidRPr="00CC47EF">
        <w:rPr>
          <w:sz w:val="32"/>
          <w:szCs w:val="32"/>
        </w:rPr>
        <w:t>Phân tích chi tiết.</w:t>
      </w:r>
    </w:p>
    <w:p w14:paraId="339EEE74" w14:textId="77777777" w:rsidR="00CC47EF" w:rsidRDefault="00CC47EF" w:rsidP="00CC47EF">
      <w:pPr>
        <w:pStyle w:val="ListParagraph"/>
        <w:numPr>
          <w:ilvl w:val="0"/>
          <w:numId w:val="7"/>
        </w:numPr>
      </w:pPr>
      <w:r w:rsidRPr="00FB2B42">
        <w:t xml:space="preserve">Khởi Tạo và Nhập Dữ Liệu </w:t>
      </w:r>
    </w:p>
    <w:p w14:paraId="5C1D36F2" w14:textId="77777777" w:rsidR="007F04F7" w:rsidRDefault="007F04F7" w:rsidP="00CC47EF">
      <w:pPr>
        <w:pStyle w:val="ListParagraph"/>
        <w:ind w:left="1440"/>
      </w:pPr>
      <w:r>
        <w:t xml:space="preserve">+ </w:t>
      </w:r>
      <w:r w:rsidRPr="007F04F7">
        <w:t xml:space="preserve">Yêu cầu nhập số phần tử: Chương trình bắt đầu bằng cách yêu cầu người dùng nhập số lượng phần tử của mảng, với điều kiện số phần tử không vượt quá 30. </w:t>
      </w:r>
    </w:p>
    <w:p w14:paraId="25565C5A" w14:textId="3049E851" w:rsidR="00CC47EF" w:rsidRDefault="007F04F7" w:rsidP="00CC47EF">
      <w:pPr>
        <w:pStyle w:val="ListParagraph"/>
        <w:ind w:left="1440"/>
      </w:pPr>
      <w:r>
        <w:t xml:space="preserve">+ </w:t>
      </w:r>
      <w:r w:rsidRPr="007F04F7">
        <w:t>Nếu số lượng phần tử nhập vào lớn hơn 30, chương trình sẽ hiển thị thông báo lỗi và kết thúc.</w:t>
      </w:r>
    </w:p>
    <w:p w14:paraId="1E623455" w14:textId="28EC2323" w:rsidR="007F04F7" w:rsidRDefault="007F04F7" w:rsidP="007F04F7">
      <w:pPr>
        <w:pStyle w:val="ListParagraph"/>
        <w:ind w:left="1440"/>
      </w:pPr>
      <w:r>
        <w:t xml:space="preserve">+ </w:t>
      </w:r>
      <w:r w:rsidRPr="007F04F7">
        <w:t>Nhập các phần tử của mảng: Người dùng được yêu cầu nhập từng giá trị của mảng. Các giá trị này được lưu vào một mảng được cấp phát bộ nhớ trước.</w:t>
      </w:r>
    </w:p>
    <w:p w14:paraId="060CB8B4" w14:textId="77777777" w:rsidR="007F04F7" w:rsidRDefault="007F04F7" w:rsidP="007F04F7">
      <w:pPr>
        <w:pStyle w:val="ListParagraph"/>
        <w:ind w:left="1440"/>
      </w:pPr>
    </w:p>
    <w:p w14:paraId="5B6B4C15" w14:textId="77777777" w:rsidR="007F04F7" w:rsidRDefault="007F04F7" w:rsidP="007F04F7">
      <w:pPr>
        <w:pStyle w:val="ListParagraph"/>
        <w:numPr>
          <w:ilvl w:val="0"/>
          <w:numId w:val="7"/>
        </w:numPr>
      </w:pPr>
      <w:r w:rsidRPr="007F04F7">
        <w:t xml:space="preserve">Xử Lý Dữ Liệu </w:t>
      </w:r>
    </w:p>
    <w:p w14:paraId="6CCAD088" w14:textId="6FD46583" w:rsidR="00CC47EF" w:rsidRDefault="007F04F7" w:rsidP="007F04F7">
      <w:pPr>
        <w:pStyle w:val="ListParagraph"/>
        <w:ind w:left="1440"/>
      </w:pPr>
      <w:r>
        <w:t xml:space="preserve">+ </w:t>
      </w:r>
      <w:r w:rsidRPr="007F04F7">
        <w:t>Kiểm tra điều kiện nhập: Sau khi nhập số phần tử, chương trình kiểm tra xem giá trị đó có vượt quá 30 hay không. Nếu vượt quá, chương trình sẽ chuyển đến nhãn warning để thông báo lỗi và kết thúc chương trình.</w:t>
      </w:r>
    </w:p>
    <w:p w14:paraId="4247527E" w14:textId="652848D6" w:rsidR="007F04F7" w:rsidRDefault="007F04F7" w:rsidP="007F04F7">
      <w:pPr>
        <w:pStyle w:val="ListParagraph"/>
        <w:ind w:left="1440"/>
      </w:pPr>
      <w:r>
        <w:t xml:space="preserve">+ </w:t>
      </w:r>
      <w:r w:rsidRPr="007F04F7">
        <w:t xml:space="preserve">Sắp xếp mảng: Sử dụng thuật toán </w:t>
      </w:r>
      <w:r w:rsidR="00695E91">
        <w:t>đã đề xuất</w:t>
      </w:r>
      <w:r w:rsidRPr="007F04F7">
        <w:t xml:space="preserve">, mảng được sắp xếp theo thứ tự tăng dần </w:t>
      </w:r>
      <w:r>
        <w:t>với điều kiện</w:t>
      </w:r>
      <w:r w:rsidRPr="007F04F7">
        <w:t xml:space="preserve"> chỉ sắp xếp các số dương. Số âm sẽ giữ nguyên vị trí ban đầu trong mảng.</w:t>
      </w:r>
    </w:p>
    <w:p w14:paraId="0B0B2B36" w14:textId="77777777" w:rsidR="007F04F7" w:rsidRDefault="007F04F7" w:rsidP="007F04F7">
      <w:pPr>
        <w:pStyle w:val="ListParagraph"/>
        <w:ind w:left="1440"/>
      </w:pPr>
    </w:p>
    <w:p w14:paraId="3BAEE206" w14:textId="77777777" w:rsidR="00CC47EF" w:rsidRDefault="00CC47EF" w:rsidP="00CC47EF">
      <w:pPr>
        <w:pStyle w:val="ListParagraph"/>
        <w:numPr>
          <w:ilvl w:val="0"/>
          <w:numId w:val="7"/>
        </w:numPr>
      </w:pPr>
      <w:r w:rsidRPr="00FB2B42">
        <w:t xml:space="preserve">Xuất Kết Quả </w:t>
      </w:r>
    </w:p>
    <w:p w14:paraId="3F21DA52" w14:textId="77777777" w:rsidR="00CC47EF" w:rsidRDefault="00CC47EF" w:rsidP="00CC47EF">
      <w:pPr>
        <w:pStyle w:val="ListParagraph"/>
        <w:ind w:left="1440"/>
      </w:pPr>
      <w:r>
        <w:t xml:space="preserve">+ </w:t>
      </w:r>
      <w:r w:rsidRPr="00FB2B42">
        <w:t xml:space="preserve">In tích lớn nhất: Chương trình in ra chuỗi thông báo và giá trị tích lớn nhất đã tìm được. </w:t>
      </w:r>
    </w:p>
    <w:p w14:paraId="6FC26560" w14:textId="77777777" w:rsidR="00287C65" w:rsidRDefault="00CC47EF" w:rsidP="00287C65">
      <w:pPr>
        <w:ind w:left="1440"/>
      </w:pPr>
      <w:r>
        <w:t xml:space="preserve">+ </w:t>
      </w:r>
      <w:r w:rsidR="00287C65" w:rsidRPr="007F04F7">
        <w:t>In mảng đã sắp xếp: Sau khi sắp xếp xong, chương trình sẽ in ra các giá trị của mảng đã được sắp xếp, cách nhau bởi khoảng trắng.</w:t>
      </w:r>
    </w:p>
    <w:p w14:paraId="10C142F9" w14:textId="0FB7F762" w:rsidR="00CC47EF" w:rsidRDefault="00CC47EF" w:rsidP="00CC47EF">
      <w:pPr>
        <w:pStyle w:val="ListParagraph"/>
        <w:ind w:left="1440"/>
      </w:pPr>
    </w:p>
    <w:p w14:paraId="1C1D63A3" w14:textId="77777777" w:rsidR="00A42C41" w:rsidRPr="00156242" w:rsidRDefault="00A42C41">
      <w:pPr>
        <w:rPr>
          <w:b/>
          <w:bCs/>
        </w:rPr>
      </w:pPr>
    </w:p>
    <w:sectPr w:rsidR="00A42C41" w:rsidRPr="001562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JetBrains Mono NL">
    <w:panose1 w:val="02000009000000000000"/>
    <w:charset w:val="00"/>
    <w:family w:val="modern"/>
    <w:pitch w:val="fixed"/>
    <w:sig w:usb0="A00402FF" w:usb1="1200F9FB" w:usb2="0200003C"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C6FAC"/>
    <w:multiLevelType w:val="hybridMultilevel"/>
    <w:tmpl w:val="D8C22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54532"/>
    <w:multiLevelType w:val="hybridMultilevel"/>
    <w:tmpl w:val="D6EA70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A0937"/>
    <w:multiLevelType w:val="hybridMultilevel"/>
    <w:tmpl w:val="1694B49C"/>
    <w:lvl w:ilvl="0" w:tplc="DE6A405A">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3F40473"/>
    <w:multiLevelType w:val="hybridMultilevel"/>
    <w:tmpl w:val="9A56633E"/>
    <w:lvl w:ilvl="0" w:tplc="E44015A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3E5764A"/>
    <w:multiLevelType w:val="hybridMultilevel"/>
    <w:tmpl w:val="5CC8E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6E5BE8"/>
    <w:multiLevelType w:val="hybridMultilevel"/>
    <w:tmpl w:val="9A56633E"/>
    <w:lvl w:ilvl="0" w:tplc="E44015A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001716A"/>
    <w:multiLevelType w:val="hybridMultilevel"/>
    <w:tmpl w:val="FDE6E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777E5F"/>
    <w:multiLevelType w:val="hybridMultilevel"/>
    <w:tmpl w:val="21A4E0BC"/>
    <w:lvl w:ilvl="0" w:tplc="3620E11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C05768"/>
    <w:multiLevelType w:val="hybridMultilevel"/>
    <w:tmpl w:val="46DCB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AF4D2F"/>
    <w:multiLevelType w:val="hybridMultilevel"/>
    <w:tmpl w:val="30BC1A78"/>
    <w:lvl w:ilvl="0" w:tplc="DA580C90">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5"/>
  </w:num>
  <w:num w:numId="4">
    <w:abstractNumId w:val="4"/>
  </w:num>
  <w:num w:numId="5">
    <w:abstractNumId w:val="8"/>
  </w:num>
  <w:num w:numId="6">
    <w:abstractNumId w:val="2"/>
  </w:num>
  <w:num w:numId="7">
    <w:abstractNumId w:val="9"/>
  </w:num>
  <w:num w:numId="8">
    <w:abstractNumId w:val="3"/>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242"/>
    <w:rsid w:val="00144035"/>
    <w:rsid w:val="00155089"/>
    <w:rsid w:val="00156242"/>
    <w:rsid w:val="001611E9"/>
    <w:rsid w:val="001626A2"/>
    <w:rsid w:val="001668EA"/>
    <w:rsid w:val="0017223A"/>
    <w:rsid w:val="00192BA7"/>
    <w:rsid w:val="002021A7"/>
    <w:rsid w:val="00203A5C"/>
    <w:rsid w:val="00287C65"/>
    <w:rsid w:val="00291501"/>
    <w:rsid w:val="00293203"/>
    <w:rsid w:val="00383993"/>
    <w:rsid w:val="00392058"/>
    <w:rsid w:val="003C0A93"/>
    <w:rsid w:val="004548BF"/>
    <w:rsid w:val="00454A4B"/>
    <w:rsid w:val="005B0663"/>
    <w:rsid w:val="00664B44"/>
    <w:rsid w:val="00695E91"/>
    <w:rsid w:val="006A3E7F"/>
    <w:rsid w:val="006C1DB8"/>
    <w:rsid w:val="0070230F"/>
    <w:rsid w:val="007F04F7"/>
    <w:rsid w:val="00866B0D"/>
    <w:rsid w:val="00873F24"/>
    <w:rsid w:val="00876576"/>
    <w:rsid w:val="008D7F49"/>
    <w:rsid w:val="009755F9"/>
    <w:rsid w:val="009E4ED5"/>
    <w:rsid w:val="00A13D1C"/>
    <w:rsid w:val="00A42C41"/>
    <w:rsid w:val="00C5078E"/>
    <w:rsid w:val="00CC47EF"/>
    <w:rsid w:val="00D5701E"/>
    <w:rsid w:val="00DE0D5E"/>
    <w:rsid w:val="00DF7D0B"/>
    <w:rsid w:val="00F55A18"/>
    <w:rsid w:val="00FA5CEC"/>
    <w:rsid w:val="00FB2B42"/>
    <w:rsid w:val="00FF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02BC0"/>
  <w15:chartTrackingRefBased/>
  <w15:docId w15:val="{B2E4F10B-90AC-4725-9BA1-E11C1918E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242"/>
    <w:pPr>
      <w:spacing w:line="256" w:lineRule="auto"/>
    </w:pPr>
    <w:rPr>
      <w:rFonts w:ascii="Times New Roman" w:eastAsiaTheme="minorEastAsia" w:hAnsi="Times New Roman"/>
      <w:kern w:val="2"/>
      <w:sz w:val="28"/>
      <w:lang w:eastAsia="ja-JP"/>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2C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56185">
      <w:bodyDiv w:val="1"/>
      <w:marLeft w:val="0"/>
      <w:marRight w:val="0"/>
      <w:marTop w:val="0"/>
      <w:marBottom w:val="0"/>
      <w:divBdr>
        <w:top w:val="none" w:sz="0" w:space="0" w:color="auto"/>
        <w:left w:val="none" w:sz="0" w:space="0" w:color="auto"/>
        <w:bottom w:val="none" w:sz="0" w:space="0" w:color="auto"/>
        <w:right w:val="none" w:sz="0" w:space="0" w:color="auto"/>
      </w:divBdr>
    </w:div>
    <w:div w:id="431972344">
      <w:bodyDiv w:val="1"/>
      <w:marLeft w:val="0"/>
      <w:marRight w:val="0"/>
      <w:marTop w:val="0"/>
      <w:marBottom w:val="0"/>
      <w:divBdr>
        <w:top w:val="none" w:sz="0" w:space="0" w:color="auto"/>
        <w:left w:val="none" w:sz="0" w:space="0" w:color="auto"/>
        <w:bottom w:val="none" w:sz="0" w:space="0" w:color="auto"/>
        <w:right w:val="none" w:sz="0" w:space="0" w:color="auto"/>
      </w:divBdr>
      <w:divsChild>
        <w:div w:id="402409157">
          <w:marLeft w:val="0"/>
          <w:marRight w:val="0"/>
          <w:marTop w:val="0"/>
          <w:marBottom w:val="0"/>
          <w:divBdr>
            <w:top w:val="none" w:sz="0" w:space="0" w:color="auto"/>
            <w:left w:val="none" w:sz="0" w:space="0" w:color="auto"/>
            <w:bottom w:val="none" w:sz="0" w:space="0" w:color="auto"/>
            <w:right w:val="none" w:sz="0" w:space="0" w:color="auto"/>
          </w:divBdr>
          <w:divsChild>
            <w:div w:id="2051219906">
              <w:marLeft w:val="0"/>
              <w:marRight w:val="0"/>
              <w:marTop w:val="0"/>
              <w:marBottom w:val="0"/>
              <w:divBdr>
                <w:top w:val="none" w:sz="0" w:space="0" w:color="auto"/>
                <w:left w:val="none" w:sz="0" w:space="0" w:color="auto"/>
                <w:bottom w:val="none" w:sz="0" w:space="0" w:color="auto"/>
                <w:right w:val="none" w:sz="0" w:space="0" w:color="auto"/>
              </w:divBdr>
            </w:div>
            <w:div w:id="245577007">
              <w:marLeft w:val="0"/>
              <w:marRight w:val="0"/>
              <w:marTop w:val="0"/>
              <w:marBottom w:val="0"/>
              <w:divBdr>
                <w:top w:val="none" w:sz="0" w:space="0" w:color="auto"/>
                <w:left w:val="none" w:sz="0" w:space="0" w:color="auto"/>
                <w:bottom w:val="none" w:sz="0" w:space="0" w:color="auto"/>
                <w:right w:val="none" w:sz="0" w:space="0" w:color="auto"/>
              </w:divBdr>
            </w:div>
            <w:div w:id="1851292288">
              <w:marLeft w:val="0"/>
              <w:marRight w:val="0"/>
              <w:marTop w:val="0"/>
              <w:marBottom w:val="0"/>
              <w:divBdr>
                <w:top w:val="none" w:sz="0" w:space="0" w:color="auto"/>
                <w:left w:val="none" w:sz="0" w:space="0" w:color="auto"/>
                <w:bottom w:val="none" w:sz="0" w:space="0" w:color="auto"/>
                <w:right w:val="none" w:sz="0" w:space="0" w:color="auto"/>
              </w:divBdr>
            </w:div>
            <w:div w:id="550653780">
              <w:marLeft w:val="0"/>
              <w:marRight w:val="0"/>
              <w:marTop w:val="0"/>
              <w:marBottom w:val="0"/>
              <w:divBdr>
                <w:top w:val="none" w:sz="0" w:space="0" w:color="auto"/>
                <w:left w:val="none" w:sz="0" w:space="0" w:color="auto"/>
                <w:bottom w:val="none" w:sz="0" w:space="0" w:color="auto"/>
                <w:right w:val="none" w:sz="0" w:space="0" w:color="auto"/>
              </w:divBdr>
            </w:div>
            <w:div w:id="2000108303">
              <w:marLeft w:val="0"/>
              <w:marRight w:val="0"/>
              <w:marTop w:val="0"/>
              <w:marBottom w:val="0"/>
              <w:divBdr>
                <w:top w:val="none" w:sz="0" w:space="0" w:color="auto"/>
                <w:left w:val="none" w:sz="0" w:space="0" w:color="auto"/>
                <w:bottom w:val="none" w:sz="0" w:space="0" w:color="auto"/>
                <w:right w:val="none" w:sz="0" w:space="0" w:color="auto"/>
              </w:divBdr>
            </w:div>
            <w:div w:id="963074329">
              <w:marLeft w:val="0"/>
              <w:marRight w:val="0"/>
              <w:marTop w:val="0"/>
              <w:marBottom w:val="0"/>
              <w:divBdr>
                <w:top w:val="none" w:sz="0" w:space="0" w:color="auto"/>
                <w:left w:val="none" w:sz="0" w:space="0" w:color="auto"/>
                <w:bottom w:val="none" w:sz="0" w:space="0" w:color="auto"/>
                <w:right w:val="none" w:sz="0" w:space="0" w:color="auto"/>
              </w:divBdr>
            </w:div>
            <w:div w:id="1135952880">
              <w:marLeft w:val="0"/>
              <w:marRight w:val="0"/>
              <w:marTop w:val="0"/>
              <w:marBottom w:val="0"/>
              <w:divBdr>
                <w:top w:val="none" w:sz="0" w:space="0" w:color="auto"/>
                <w:left w:val="none" w:sz="0" w:space="0" w:color="auto"/>
                <w:bottom w:val="none" w:sz="0" w:space="0" w:color="auto"/>
                <w:right w:val="none" w:sz="0" w:space="0" w:color="auto"/>
              </w:divBdr>
            </w:div>
            <w:div w:id="1469518998">
              <w:marLeft w:val="0"/>
              <w:marRight w:val="0"/>
              <w:marTop w:val="0"/>
              <w:marBottom w:val="0"/>
              <w:divBdr>
                <w:top w:val="none" w:sz="0" w:space="0" w:color="auto"/>
                <w:left w:val="none" w:sz="0" w:space="0" w:color="auto"/>
                <w:bottom w:val="none" w:sz="0" w:space="0" w:color="auto"/>
                <w:right w:val="none" w:sz="0" w:space="0" w:color="auto"/>
              </w:divBdr>
            </w:div>
            <w:div w:id="1267155276">
              <w:marLeft w:val="0"/>
              <w:marRight w:val="0"/>
              <w:marTop w:val="0"/>
              <w:marBottom w:val="0"/>
              <w:divBdr>
                <w:top w:val="none" w:sz="0" w:space="0" w:color="auto"/>
                <w:left w:val="none" w:sz="0" w:space="0" w:color="auto"/>
                <w:bottom w:val="none" w:sz="0" w:space="0" w:color="auto"/>
                <w:right w:val="none" w:sz="0" w:space="0" w:color="auto"/>
              </w:divBdr>
            </w:div>
            <w:div w:id="461072236">
              <w:marLeft w:val="0"/>
              <w:marRight w:val="0"/>
              <w:marTop w:val="0"/>
              <w:marBottom w:val="0"/>
              <w:divBdr>
                <w:top w:val="none" w:sz="0" w:space="0" w:color="auto"/>
                <w:left w:val="none" w:sz="0" w:space="0" w:color="auto"/>
                <w:bottom w:val="none" w:sz="0" w:space="0" w:color="auto"/>
                <w:right w:val="none" w:sz="0" w:space="0" w:color="auto"/>
              </w:divBdr>
            </w:div>
            <w:div w:id="1278677098">
              <w:marLeft w:val="0"/>
              <w:marRight w:val="0"/>
              <w:marTop w:val="0"/>
              <w:marBottom w:val="0"/>
              <w:divBdr>
                <w:top w:val="none" w:sz="0" w:space="0" w:color="auto"/>
                <w:left w:val="none" w:sz="0" w:space="0" w:color="auto"/>
                <w:bottom w:val="none" w:sz="0" w:space="0" w:color="auto"/>
                <w:right w:val="none" w:sz="0" w:space="0" w:color="auto"/>
              </w:divBdr>
            </w:div>
            <w:div w:id="1164978566">
              <w:marLeft w:val="0"/>
              <w:marRight w:val="0"/>
              <w:marTop w:val="0"/>
              <w:marBottom w:val="0"/>
              <w:divBdr>
                <w:top w:val="none" w:sz="0" w:space="0" w:color="auto"/>
                <w:left w:val="none" w:sz="0" w:space="0" w:color="auto"/>
                <w:bottom w:val="none" w:sz="0" w:space="0" w:color="auto"/>
                <w:right w:val="none" w:sz="0" w:space="0" w:color="auto"/>
              </w:divBdr>
            </w:div>
            <w:div w:id="2065524304">
              <w:marLeft w:val="0"/>
              <w:marRight w:val="0"/>
              <w:marTop w:val="0"/>
              <w:marBottom w:val="0"/>
              <w:divBdr>
                <w:top w:val="none" w:sz="0" w:space="0" w:color="auto"/>
                <w:left w:val="none" w:sz="0" w:space="0" w:color="auto"/>
                <w:bottom w:val="none" w:sz="0" w:space="0" w:color="auto"/>
                <w:right w:val="none" w:sz="0" w:space="0" w:color="auto"/>
              </w:divBdr>
            </w:div>
            <w:div w:id="731469077">
              <w:marLeft w:val="0"/>
              <w:marRight w:val="0"/>
              <w:marTop w:val="0"/>
              <w:marBottom w:val="0"/>
              <w:divBdr>
                <w:top w:val="none" w:sz="0" w:space="0" w:color="auto"/>
                <w:left w:val="none" w:sz="0" w:space="0" w:color="auto"/>
                <w:bottom w:val="none" w:sz="0" w:space="0" w:color="auto"/>
                <w:right w:val="none" w:sz="0" w:space="0" w:color="auto"/>
              </w:divBdr>
            </w:div>
            <w:div w:id="739210695">
              <w:marLeft w:val="0"/>
              <w:marRight w:val="0"/>
              <w:marTop w:val="0"/>
              <w:marBottom w:val="0"/>
              <w:divBdr>
                <w:top w:val="none" w:sz="0" w:space="0" w:color="auto"/>
                <w:left w:val="none" w:sz="0" w:space="0" w:color="auto"/>
                <w:bottom w:val="none" w:sz="0" w:space="0" w:color="auto"/>
                <w:right w:val="none" w:sz="0" w:space="0" w:color="auto"/>
              </w:divBdr>
            </w:div>
            <w:div w:id="1842306652">
              <w:marLeft w:val="0"/>
              <w:marRight w:val="0"/>
              <w:marTop w:val="0"/>
              <w:marBottom w:val="0"/>
              <w:divBdr>
                <w:top w:val="none" w:sz="0" w:space="0" w:color="auto"/>
                <w:left w:val="none" w:sz="0" w:space="0" w:color="auto"/>
                <w:bottom w:val="none" w:sz="0" w:space="0" w:color="auto"/>
                <w:right w:val="none" w:sz="0" w:space="0" w:color="auto"/>
              </w:divBdr>
            </w:div>
            <w:div w:id="114493242">
              <w:marLeft w:val="0"/>
              <w:marRight w:val="0"/>
              <w:marTop w:val="0"/>
              <w:marBottom w:val="0"/>
              <w:divBdr>
                <w:top w:val="none" w:sz="0" w:space="0" w:color="auto"/>
                <w:left w:val="none" w:sz="0" w:space="0" w:color="auto"/>
                <w:bottom w:val="none" w:sz="0" w:space="0" w:color="auto"/>
                <w:right w:val="none" w:sz="0" w:space="0" w:color="auto"/>
              </w:divBdr>
            </w:div>
            <w:div w:id="1316302122">
              <w:marLeft w:val="0"/>
              <w:marRight w:val="0"/>
              <w:marTop w:val="0"/>
              <w:marBottom w:val="0"/>
              <w:divBdr>
                <w:top w:val="none" w:sz="0" w:space="0" w:color="auto"/>
                <w:left w:val="none" w:sz="0" w:space="0" w:color="auto"/>
                <w:bottom w:val="none" w:sz="0" w:space="0" w:color="auto"/>
                <w:right w:val="none" w:sz="0" w:space="0" w:color="auto"/>
              </w:divBdr>
            </w:div>
            <w:div w:id="932473246">
              <w:marLeft w:val="0"/>
              <w:marRight w:val="0"/>
              <w:marTop w:val="0"/>
              <w:marBottom w:val="0"/>
              <w:divBdr>
                <w:top w:val="none" w:sz="0" w:space="0" w:color="auto"/>
                <w:left w:val="none" w:sz="0" w:space="0" w:color="auto"/>
                <w:bottom w:val="none" w:sz="0" w:space="0" w:color="auto"/>
                <w:right w:val="none" w:sz="0" w:space="0" w:color="auto"/>
              </w:divBdr>
            </w:div>
            <w:div w:id="111483862">
              <w:marLeft w:val="0"/>
              <w:marRight w:val="0"/>
              <w:marTop w:val="0"/>
              <w:marBottom w:val="0"/>
              <w:divBdr>
                <w:top w:val="none" w:sz="0" w:space="0" w:color="auto"/>
                <w:left w:val="none" w:sz="0" w:space="0" w:color="auto"/>
                <w:bottom w:val="none" w:sz="0" w:space="0" w:color="auto"/>
                <w:right w:val="none" w:sz="0" w:space="0" w:color="auto"/>
              </w:divBdr>
            </w:div>
            <w:div w:id="1803574757">
              <w:marLeft w:val="0"/>
              <w:marRight w:val="0"/>
              <w:marTop w:val="0"/>
              <w:marBottom w:val="0"/>
              <w:divBdr>
                <w:top w:val="none" w:sz="0" w:space="0" w:color="auto"/>
                <w:left w:val="none" w:sz="0" w:space="0" w:color="auto"/>
                <w:bottom w:val="none" w:sz="0" w:space="0" w:color="auto"/>
                <w:right w:val="none" w:sz="0" w:space="0" w:color="auto"/>
              </w:divBdr>
            </w:div>
            <w:div w:id="789859562">
              <w:marLeft w:val="0"/>
              <w:marRight w:val="0"/>
              <w:marTop w:val="0"/>
              <w:marBottom w:val="0"/>
              <w:divBdr>
                <w:top w:val="none" w:sz="0" w:space="0" w:color="auto"/>
                <w:left w:val="none" w:sz="0" w:space="0" w:color="auto"/>
                <w:bottom w:val="none" w:sz="0" w:space="0" w:color="auto"/>
                <w:right w:val="none" w:sz="0" w:space="0" w:color="auto"/>
              </w:divBdr>
            </w:div>
            <w:div w:id="1087846655">
              <w:marLeft w:val="0"/>
              <w:marRight w:val="0"/>
              <w:marTop w:val="0"/>
              <w:marBottom w:val="0"/>
              <w:divBdr>
                <w:top w:val="none" w:sz="0" w:space="0" w:color="auto"/>
                <w:left w:val="none" w:sz="0" w:space="0" w:color="auto"/>
                <w:bottom w:val="none" w:sz="0" w:space="0" w:color="auto"/>
                <w:right w:val="none" w:sz="0" w:space="0" w:color="auto"/>
              </w:divBdr>
            </w:div>
            <w:div w:id="892273677">
              <w:marLeft w:val="0"/>
              <w:marRight w:val="0"/>
              <w:marTop w:val="0"/>
              <w:marBottom w:val="0"/>
              <w:divBdr>
                <w:top w:val="none" w:sz="0" w:space="0" w:color="auto"/>
                <w:left w:val="none" w:sz="0" w:space="0" w:color="auto"/>
                <w:bottom w:val="none" w:sz="0" w:space="0" w:color="auto"/>
                <w:right w:val="none" w:sz="0" w:space="0" w:color="auto"/>
              </w:divBdr>
            </w:div>
            <w:div w:id="1667050609">
              <w:marLeft w:val="0"/>
              <w:marRight w:val="0"/>
              <w:marTop w:val="0"/>
              <w:marBottom w:val="0"/>
              <w:divBdr>
                <w:top w:val="none" w:sz="0" w:space="0" w:color="auto"/>
                <w:left w:val="none" w:sz="0" w:space="0" w:color="auto"/>
                <w:bottom w:val="none" w:sz="0" w:space="0" w:color="auto"/>
                <w:right w:val="none" w:sz="0" w:space="0" w:color="auto"/>
              </w:divBdr>
            </w:div>
            <w:div w:id="2133668069">
              <w:marLeft w:val="0"/>
              <w:marRight w:val="0"/>
              <w:marTop w:val="0"/>
              <w:marBottom w:val="0"/>
              <w:divBdr>
                <w:top w:val="none" w:sz="0" w:space="0" w:color="auto"/>
                <w:left w:val="none" w:sz="0" w:space="0" w:color="auto"/>
                <w:bottom w:val="none" w:sz="0" w:space="0" w:color="auto"/>
                <w:right w:val="none" w:sz="0" w:space="0" w:color="auto"/>
              </w:divBdr>
            </w:div>
            <w:div w:id="1187603361">
              <w:marLeft w:val="0"/>
              <w:marRight w:val="0"/>
              <w:marTop w:val="0"/>
              <w:marBottom w:val="0"/>
              <w:divBdr>
                <w:top w:val="none" w:sz="0" w:space="0" w:color="auto"/>
                <w:left w:val="none" w:sz="0" w:space="0" w:color="auto"/>
                <w:bottom w:val="none" w:sz="0" w:space="0" w:color="auto"/>
                <w:right w:val="none" w:sz="0" w:space="0" w:color="auto"/>
              </w:divBdr>
            </w:div>
            <w:div w:id="1057359804">
              <w:marLeft w:val="0"/>
              <w:marRight w:val="0"/>
              <w:marTop w:val="0"/>
              <w:marBottom w:val="0"/>
              <w:divBdr>
                <w:top w:val="none" w:sz="0" w:space="0" w:color="auto"/>
                <w:left w:val="none" w:sz="0" w:space="0" w:color="auto"/>
                <w:bottom w:val="none" w:sz="0" w:space="0" w:color="auto"/>
                <w:right w:val="none" w:sz="0" w:space="0" w:color="auto"/>
              </w:divBdr>
            </w:div>
            <w:div w:id="1371566588">
              <w:marLeft w:val="0"/>
              <w:marRight w:val="0"/>
              <w:marTop w:val="0"/>
              <w:marBottom w:val="0"/>
              <w:divBdr>
                <w:top w:val="none" w:sz="0" w:space="0" w:color="auto"/>
                <w:left w:val="none" w:sz="0" w:space="0" w:color="auto"/>
                <w:bottom w:val="none" w:sz="0" w:space="0" w:color="auto"/>
                <w:right w:val="none" w:sz="0" w:space="0" w:color="auto"/>
              </w:divBdr>
            </w:div>
            <w:div w:id="1845166246">
              <w:marLeft w:val="0"/>
              <w:marRight w:val="0"/>
              <w:marTop w:val="0"/>
              <w:marBottom w:val="0"/>
              <w:divBdr>
                <w:top w:val="none" w:sz="0" w:space="0" w:color="auto"/>
                <w:left w:val="none" w:sz="0" w:space="0" w:color="auto"/>
                <w:bottom w:val="none" w:sz="0" w:space="0" w:color="auto"/>
                <w:right w:val="none" w:sz="0" w:space="0" w:color="auto"/>
              </w:divBdr>
            </w:div>
            <w:div w:id="1665930471">
              <w:marLeft w:val="0"/>
              <w:marRight w:val="0"/>
              <w:marTop w:val="0"/>
              <w:marBottom w:val="0"/>
              <w:divBdr>
                <w:top w:val="none" w:sz="0" w:space="0" w:color="auto"/>
                <w:left w:val="none" w:sz="0" w:space="0" w:color="auto"/>
                <w:bottom w:val="none" w:sz="0" w:space="0" w:color="auto"/>
                <w:right w:val="none" w:sz="0" w:space="0" w:color="auto"/>
              </w:divBdr>
            </w:div>
            <w:div w:id="1686251653">
              <w:marLeft w:val="0"/>
              <w:marRight w:val="0"/>
              <w:marTop w:val="0"/>
              <w:marBottom w:val="0"/>
              <w:divBdr>
                <w:top w:val="none" w:sz="0" w:space="0" w:color="auto"/>
                <w:left w:val="none" w:sz="0" w:space="0" w:color="auto"/>
                <w:bottom w:val="none" w:sz="0" w:space="0" w:color="auto"/>
                <w:right w:val="none" w:sz="0" w:space="0" w:color="auto"/>
              </w:divBdr>
            </w:div>
            <w:div w:id="2033528568">
              <w:marLeft w:val="0"/>
              <w:marRight w:val="0"/>
              <w:marTop w:val="0"/>
              <w:marBottom w:val="0"/>
              <w:divBdr>
                <w:top w:val="none" w:sz="0" w:space="0" w:color="auto"/>
                <w:left w:val="none" w:sz="0" w:space="0" w:color="auto"/>
                <w:bottom w:val="none" w:sz="0" w:space="0" w:color="auto"/>
                <w:right w:val="none" w:sz="0" w:space="0" w:color="auto"/>
              </w:divBdr>
            </w:div>
            <w:div w:id="2043087415">
              <w:marLeft w:val="0"/>
              <w:marRight w:val="0"/>
              <w:marTop w:val="0"/>
              <w:marBottom w:val="0"/>
              <w:divBdr>
                <w:top w:val="none" w:sz="0" w:space="0" w:color="auto"/>
                <w:left w:val="none" w:sz="0" w:space="0" w:color="auto"/>
                <w:bottom w:val="none" w:sz="0" w:space="0" w:color="auto"/>
                <w:right w:val="none" w:sz="0" w:space="0" w:color="auto"/>
              </w:divBdr>
            </w:div>
            <w:div w:id="1850022669">
              <w:marLeft w:val="0"/>
              <w:marRight w:val="0"/>
              <w:marTop w:val="0"/>
              <w:marBottom w:val="0"/>
              <w:divBdr>
                <w:top w:val="none" w:sz="0" w:space="0" w:color="auto"/>
                <w:left w:val="none" w:sz="0" w:space="0" w:color="auto"/>
                <w:bottom w:val="none" w:sz="0" w:space="0" w:color="auto"/>
                <w:right w:val="none" w:sz="0" w:space="0" w:color="auto"/>
              </w:divBdr>
            </w:div>
            <w:div w:id="1329942283">
              <w:marLeft w:val="0"/>
              <w:marRight w:val="0"/>
              <w:marTop w:val="0"/>
              <w:marBottom w:val="0"/>
              <w:divBdr>
                <w:top w:val="none" w:sz="0" w:space="0" w:color="auto"/>
                <w:left w:val="none" w:sz="0" w:space="0" w:color="auto"/>
                <w:bottom w:val="none" w:sz="0" w:space="0" w:color="auto"/>
                <w:right w:val="none" w:sz="0" w:space="0" w:color="auto"/>
              </w:divBdr>
            </w:div>
            <w:div w:id="116335778">
              <w:marLeft w:val="0"/>
              <w:marRight w:val="0"/>
              <w:marTop w:val="0"/>
              <w:marBottom w:val="0"/>
              <w:divBdr>
                <w:top w:val="none" w:sz="0" w:space="0" w:color="auto"/>
                <w:left w:val="none" w:sz="0" w:space="0" w:color="auto"/>
                <w:bottom w:val="none" w:sz="0" w:space="0" w:color="auto"/>
                <w:right w:val="none" w:sz="0" w:space="0" w:color="auto"/>
              </w:divBdr>
            </w:div>
            <w:div w:id="1779520651">
              <w:marLeft w:val="0"/>
              <w:marRight w:val="0"/>
              <w:marTop w:val="0"/>
              <w:marBottom w:val="0"/>
              <w:divBdr>
                <w:top w:val="none" w:sz="0" w:space="0" w:color="auto"/>
                <w:left w:val="none" w:sz="0" w:space="0" w:color="auto"/>
                <w:bottom w:val="none" w:sz="0" w:space="0" w:color="auto"/>
                <w:right w:val="none" w:sz="0" w:space="0" w:color="auto"/>
              </w:divBdr>
            </w:div>
            <w:div w:id="1893345280">
              <w:marLeft w:val="0"/>
              <w:marRight w:val="0"/>
              <w:marTop w:val="0"/>
              <w:marBottom w:val="0"/>
              <w:divBdr>
                <w:top w:val="none" w:sz="0" w:space="0" w:color="auto"/>
                <w:left w:val="none" w:sz="0" w:space="0" w:color="auto"/>
                <w:bottom w:val="none" w:sz="0" w:space="0" w:color="auto"/>
                <w:right w:val="none" w:sz="0" w:space="0" w:color="auto"/>
              </w:divBdr>
            </w:div>
            <w:div w:id="305664694">
              <w:marLeft w:val="0"/>
              <w:marRight w:val="0"/>
              <w:marTop w:val="0"/>
              <w:marBottom w:val="0"/>
              <w:divBdr>
                <w:top w:val="none" w:sz="0" w:space="0" w:color="auto"/>
                <w:left w:val="none" w:sz="0" w:space="0" w:color="auto"/>
                <w:bottom w:val="none" w:sz="0" w:space="0" w:color="auto"/>
                <w:right w:val="none" w:sz="0" w:space="0" w:color="auto"/>
              </w:divBdr>
            </w:div>
            <w:div w:id="1481002351">
              <w:marLeft w:val="0"/>
              <w:marRight w:val="0"/>
              <w:marTop w:val="0"/>
              <w:marBottom w:val="0"/>
              <w:divBdr>
                <w:top w:val="none" w:sz="0" w:space="0" w:color="auto"/>
                <w:left w:val="none" w:sz="0" w:space="0" w:color="auto"/>
                <w:bottom w:val="none" w:sz="0" w:space="0" w:color="auto"/>
                <w:right w:val="none" w:sz="0" w:space="0" w:color="auto"/>
              </w:divBdr>
            </w:div>
            <w:div w:id="1079447343">
              <w:marLeft w:val="0"/>
              <w:marRight w:val="0"/>
              <w:marTop w:val="0"/>
              <w:marBottom w:val="0"/>
              <w:divBdr>
                <w:top w:val="none" w:sz="0" w:space="0" w:color="auto"/>
                <w:left w:val="none" w:sz="0" w:space="0" w:color="auto"/>
                <w:bottom w:val="none" w:sz="0" w:space="0" w:color="auto"/>
                <w:right w:val="none" w:sz="0" w:space="0" w:color="auto"/>
              </w:divBdr>
            </w:div>
            <w:div w:id="2044819218">
              <w:marLeft w:val="0"/>
              <w:marRight w:val="0"/>
              <w:marTop w:val="0"/>
              <w:marBottom w:val="0"/>
              <w:divBdr>
                <w:top w:val="none" w:sz="0" w:space="0" w:color="auto"/>
                <w:left w:val="none" w:sz="0" w:space="0" w:color="auto"/>
                <w:bottom w:val="none" w:sz="0" w:space="0" w:color="auto"/>
                <w:right w:val="none" w:sz="0" w:space="0" w:color="auto"/>
              </w:divBdr>
            </w:div>
            <w:div w:id="126238241">
              <w:marLeft w:val="0"/>
              <w:marRight w:val="0"/>
              <w:marTop w:val="0"/>
              <w:marBottom w:val="0"/>
              <w:divBdr>
                <w:top w:val="none" w:sz="0" w:space="0" w:color="auto"/>
                <w:left w:val="none" w:sz="0" w:space="0" w:color="auto"/>
                <w:bottom w:val="none" w:sz="0" w:space="0" w:color="auto"/>
                <w:right w:val="none" w:sz="0" w:space="0" w:color="auto"/>
              </w:divBdr>
            </w:div>
            <w:div w:id="98717072">
              <w:marLeft w:val="0"/>
              <w:marRight w:val="0"/>
              <w:marTop w:val="0"/>
              <w:marBottom w:val="0"/>
              <w:divBdr>
                <w:top w:val="none" w:sz="0" w:space="0" w:color="auto"/>
                <w:left w:val="none" w:sz="0" w:space="0" w:color="auto"/>
                <w:bottom w:val="none" w:sz="0" w:space="0" w:color="auto"/>
                <w:right w:val="none" w:sz="0" w:space="0" w:color="auto"/>
              </w:divBdr>
            </w:div>
            <w:div w:id="507715448">
              <w:marLeft w:val="0"/>
              <w:marRight w:val="0"/>
              <w:marTop w:val="0"/>
              <w:marBottom w:val="0"/>
              <w:divBdr>
                <w:top w:val="none" w:sz="0" w:space="0" w:color="auto"/>
                <w:left w:val="none" w:sz="0" w:space="0" w:color="auto"/>
                <w:bottom w:val="none" w:sz="0" w:space="0" w:color="auto"/>
                <w:right w:val="none" w:sz="0" w:space="0" w:color="auto"/>
              </w:divBdr>
            </w:div>
            <w:div w:id="1509366136">
              <w:marLeft w:val="0"/>
              <w:marRight w:val="0"/>
              <w:marTop w:val="0"/>
              <w:marBottom w:val="0"/>
              <w:divBdr>
                <w:top w:val="none" w:sz="0" w:space="0" w:color="auto"/>
                <w:left w:val="none" w:sz="0" w:space="0" w:color="auto"/>
                <w:bottom w:val="none" w:sz="0" w:space="0" w:color="auto"/>
                <w:right w:val="none" w:sz="0" w:space="0" w:color="auto"/>
              </w:divBdr>
            </w:div>
            <w:div w:id="739061222">
              <w:marLeft w:val="0"/>
              <w:marRight w:val="0"/>
              <w:marTop w:val="0"/>
              <w:marBottom w:val="0"/>
              <w:divBdr>
                <w:top w:val="none" w:sz="0" w:space="0" w:color="auto"/>
                <w:left w:val="none" w:sz="0" w:space="0" w:color="auto"/>
                <w:bottom w:val="none" w:sz="0" w:space="0" w:color="auto"/>
                <w:right w:val="none" w:sz="0" w:space="0" w:color="auto"/>
              </w:divBdr>
            </w:div>
            <w:div w:id="1714576143">
              <w:marLeft w:val="0"/>
              <w:marRight w:val="0"/>
              <w:marTop w:val="0"/>
              <w:marBottom w:val="0"/>
              <w:divBdr>
                <w:top w:val="none" w:sz="0" w:space="0" w:color="auto"/>
                <w:left w:val="none" w:sz="0" w:space="0" w:color="auto"/>
                <w:bottom w:val="none" w:sz="0" w:space="0" w:color="auto"/>
                <w:right w:val="none" w:sz="0" w:space="0" w:color="auto"/>
              </w:divBdr>
            </w:div>
            <w:div w:id="1711302355">
              <w:marLeft w:val="0"/>
              <w:marRight w:val="0"/>
              <w:marTop w:val="0"/>
              <w:marBottom w:val="0"/>
              <w:divBdr>
                <w:top w:val="none" w:sz="0" w:space="0" w:color="auto"/>
                <w:left w:val="none" w:sz="0" w:space="0" w:color="auto"/>
                <w:bottom w:val="none" w:sz="0" w:space="0" w:color="auto"/>
                <w:right w:val="none" w:sz="0" w:space="0" w:color="auto"/>
              </w:divBdr>
            </w:div>
            <w:div w:id="1331910872">
              <w:marLeft w:val="0"/>
              <w:marRight w:val="0"/>
              <w:marTop w:val="0"/>
              <w:marBottom w:val="0"/>
              <w:divBdr>
                <w:top w:val="none" w:sz="0" w:space="0" w:color="auto"/>
                <w:left w:val="none" w:sz="0" w:space="0" w:color="auto"/>
                <w:bottom w:val="none" w:sz="0" w:space="0" w:color="auto"/>
                <w:right w:val="none" w:sz="0" w:space="0" w:color="auto"/>
              </w:divBdr>
            </w:div>
            <w:div w:id="1794013523">
              <w:marLeft w:val="0"/>
              <w:marRight w:val="0"/>
              <w:marTop w:val="0"/>
              <w:marBottom w:val="0"/>
              <w:divBdr>
                <w:top w:val="none" w:sz="0" w:space="0" w:color="auto"/>
                <w:left w:val="none" w:sz="0" w:space="0" w:color="auto"/>
                <w:bottom w:val="none" w:sz="0" w:space="0" w:color="auto"/>
                <w:right w:val="none" w:sz="0" w:space="0" w:color="auto"/>
              </w:divBdr>
            </w:div>
            <w:div w:id="325743164">
              <w:marLeft w:val="0"/>
              <w:marRight w:val="0"/>
              <w:marTop w:val="0"/>
              <w:marBottom w:val="0"/>
              <w:divBdr>
                <w:top w:val="none" w:sz="0" w:space="0" w:color="auto"/>
                <w:left w:val="none" w:sz="0" w:space="0" w:color="auto"/>
                <w:bottom w:val="none" w:sz="0" w:space="0" w:color="auto"/>
                <w:right w:val="none" w:sz="0" w:space="0" w:color="auto"/>
              </w:divBdr>
            </w:div>
            <w:div w:id="403602781">
              <w:marLeft w:val="0"/>
              <w:marRight w:val="0"/>
              <w:marTop w:val="0"/>
              <w:marBottom w:val="0"/>
              <w:divBdr>
                <w:top w:val="none" w:sz="0" w:space="0" w:color="auto"/>
                <w:left w:val="none" w:sz="0" w:space="0" w:color="auto"/>
                <w:bottom w:val="none" w:sz="0" w:space="0" w:color="auto"/>
                <w:right w:val="none" w:sz="0" w:space="0" w:color="auto"/>
              </w:divBdr>
            </w:div>
            <w:div w:id="140050864">
              <w:marLeft w:val="0"/>
              <w:marRight w:val="0"/>
              <w:marTop w:val="0"/>
              <w:marBottom w:val="0"/>
              <w:divBdr>
                <w:top w:val="none" w:sz="0" w:space="0" w:color="auto"/>
                <w:left w:val="none" w:sz="0" w:space="0" w:color="auto"/>
                <w:bottom w:val="none" w:sz="0" w:space="0" w:color="auto"/>
                <w:right w:val="none" w:sz="0" w:space="0" w:color="auto"/>
              </w:divBdr>
            </w:div>
            <w:div w:id="976641266">
              <w:marLeft w:val="0"/>
              <w:marRight w:val="0"/>
              <w:marTop w:val="0"/>
              <w:marBottom w:val="0"/>
              <w:divBdr>
                <w:top w:val="none" w:sz="0" w:space="0" w:color="auto"/>
                <w:left w:val="none" w:sz="0" w:space="0" w:color="auto"/>
                <w:bottom w:val="none" w:sz="0" w:space="0" w:color="auto"/>
                <w:right w:val="none" w:sz="0" w:space="0" w:color="auto"/>
              </w:divBdr>
            </w:div>
            <w:div w:id="1198393939">
              <w:marLeft w:val="0"/>
              <w:marRight w:val="0"/>
              <w:marTop w:val="0"/>
              <w:marBottom w:val="0"/>
              <w:divBdr>
                <w:top w:val="none" w:sz="0" w:space="0" w:color="auto"/>
                <w:left w:val="none" w:sz="0" w:space="0" w:color="auto"/>
                <w:bottom w:val="none" w:sz="0" w:space="0" w:color="auto"/>
                <w:right w:val="none" w:sz="0" w:space="0" w:color="auto"/>
              </w:divBdr>
            </w:div>
            <w:div w:id="323973366">
              <w:marLeft w:val="0"/>
              <w:marRight w:val="0"/>
              <w:marTop w:val="0"/>
              <w:marBottom w:val="0"/>
              <w:divBdr>
                <w:top w:val="none" w:sz="0" w:space="0" w:color="auto"/>
                <w:left w:val="none" w:sz="0" w:space="0" w:color="auto"/>
                <w:bottom w:val="none" w:sz="0" w:space="0" w:color="auto"/>
                <w:right w:val="none" w:sz="0" w:space="0" w:color="auto"/>
              </w:divBdr>
            </w:div>
            <w:div w:id="933247432">
              <w:marLeft w:val="0"/>
              <w:marRight w:val="0"/>
              <w:marTop w:val="0"/>
              <w:marBottom w:val="0"/>
              <w:divBdr>
                <w:top w:val="none" w:sz="0" w:space="0" w:color="auto"/>
                <w:left w:val="none" w:sz="0" w:space="0" w:color="auto"/>
                <w:bottom w:val="none" w:sz="0" w:space="0" w:color="auto"/>
                <w:right w:val="none" w:sz="0" w:space="0" w:color="auto"/>
              </w:divBdr>
            </w:div>
            <w:div w:id="1503928666">
              <w:marLeft w:val="0"/>
              <w:marRight w:val="0"/>
              <w:marTop w:val="0"/>
              <w:marBottom w:val="0"/>
              <w:divBdr>
                <w:top w:val="none" w:sz="0" w:space="0" w:color="auto"/>
                <w:left w:val="none" w:sz="0" w:space="0" w:color="auto"/>
                <w:bottom w:val="none" w:sz="0" w:space="0" w:color="auto"/>
                <w:right w:val="none" w:sz="0" w:space="0" w:color="auto"/>
              </w:divBdr>
            </w:div>
            <w:div w:id="483813416">
              <w:marLeft w:val="0"/>
              <w:marRight w:val="0"/>
              <w:marTop w:val="0"/>
              <w:marBottom w:val="0"/>
              <w:divBdr>
                <w:top w:val="none" w:sz="0" w:space="0" w:color="auto"/>
                <w:left w:val="none" w:sz="0" w:space="0" w:color="auto"/>
                <w:bottom w:val="none" w:sz="0" w:space="0" w:color="auto"/>
                <w:right w:val="none" w:sz="0" w:space="0" w:color="auto"/>
              </w:divBdr>
            </w:div>
            <w:div w:id="1804620886">
              <w:marLeft w:val="0"/>
              <w:marRight w:val="0"/>
              <w:marTop w:val="0"/>
              <w:marBottom w:val="0"/>
              <w:divBdr>
                <w:top w:val="none" w:sz="0" w:space="0" w:color="auto"/>
                <w:left w:val="none" w:sz="0" w:space="0" w:color="auto"/>
                <w:bottom w:val="none" w:sz="0" w:space="0" w:color="auto"/>
                <w:right w:val="none" w:sz="0" w:space="0" w:color="auto"/>
              </w:divBdr>
            </w:div>
            <w:div w:id="148981449">
              <w:marLeft w:val="0"/>
              <w:marRight w:val="0"/>
              <w:marTop w:val="0"/>
              <w:marBottom w:val="0"/>
              <w:divBdr>
                <w:top w:val="none" w:sz="0" w:space="0" w:color="auto"/>
                <w:left w:val="none" w:sz="0" w:space="0" w:color="auto"/>
                <w:bottom w:val="none" w:sz="0" w:space="0" w:color="auto"/>
                <w:right w:val="none" w:sz="0" w:space="0" w:color="auto"/>
              </w:divBdr>
            </w:div>
            <w:div w:id="862128427">
              <w:marLeft w:val="0"/>
              <w:marRight w:val="0"/>
              <w:marTop w:val="0"/>
              <w:marBottom w:val="0"/>
              <w:divBdr>
                <w:top w:val="none" w:sz="0" w:space="0" w:color="auto"/>
                <w:left w:val="none" w:sz="0" w:space="0" w:color="auto"/>
                <w:bottom w:val="none" w:sz="0" w:space="0" w:color="auto"/>
                <w:right w:val="none" w:sz="0" w:space="0" w:color="auto"/>
              </w:divBdr>
            </w:div>
            <w:div w:id="1133866380">
              <w:marLeft w:val="0"/>
              <w:marRight w:val="0"/>
              <w:marTop w:val="0"/>
              <w:marBottom w:val="0"/>
              <w:divBdr>
                <w:top w:val="none" w:sz="0" w:space="0" w:color="auto"/>
                <w:left w:val="none" w:sz="0" w:space="0" w:color="auto"/>
                <w:bottom w:val="none" w:sz="0" w:space="0" w:color="auto"/>
                <w:right w:val="none" w:sz="0" w:space="0" w:color="auto"/>
              </w:divBdr>
            </w:div>
            <w:div w:id="952248961">
              <w:marLeft w:val="0"/>
              <w:marRight w:val="0"/>
              <w:marTop w:val="0"/>
              <w:marBottom w:val="0"/>
              <w:divBdr>
                <w:top w:val="none" w:sz="0" w:space="0" w:color="auto"/>
                <w:left w:val="none" w:sz="0" w:space="0" w:color="auto"/>
                <w:bottom w:val="none" w:sz="0" w:space="0" w:color="auto"/>
                <w:right w:val="none" w:sz="0" w:space="0" w:color="auto"/>
              </w:divBdr>
            </w:div>
            <w:div w:id="975989306">
              <w:marLeft w:val="0"/>
              <w:marRight w:val="0"/>
              <w:marTop w:val="0"/>
              <w:marBottom w:val="0"/>
              <w:divBdr>
                <w:top w:val="none" w:sz="0" w:space="0" w:color="auto"/>
                <w:left w:val="none" w:sz="0" w:space="0" w:color="auto"/>
                <w:bottom w:val="none" w:sz="0" w:space="0" w:color="auto"/>
                <w:right w:val="none" w:sz="0" w:space="0" w:color="auto"/>
              </w:divBdr>
            </w:div>
            <w:div w:id="1832141457">
              <w:marLeft w:val="0"/>
              <w:marRight w:val="0"/>
              <w:marTop w:val="0"/>
              <w:marBottom w:val="0"/>
              <w:divBdr>
                <w:top w:val="none" w:sz="0" w:space="0" w:color="auto"/>
                <w:left w:val="none" w:sz="0" w:space="0" w:color="auto"/>
                <w:bottom w:val="none" w:sz="0" w:space="0" w:color="auto"/>
                <w:right w:val="none" w:sz="0" w:space="0" w:color="auto"/>
              </w:divBdr>
            </w:div>
            <w:div w:id="1466659372">
              <w:marLeft w:val="0"/>
              <w:marRight w:val="0"/>
              <w:marTop w:val="0"/>
              <w:marBottom w:val="0"/>
              <w:divBdr>
                <w:top w:val="none" w:sz="0" w:space="0" w:color="auto"/>
                <w:left w:val="none" w:sz="0" w:space="0" w:color="auto"/>
                <w:bottom w:val="none" w:sz="0" w:space="0" w:color="auto"/>
                <w:right w:val="none" w:sz="0" w:space="0" w:color="auto"/>
              </w:divBdr>
            </w:div>
            <w:div w:id="1016269727">
              <w:marLeft w:val="0"/>
              <w:marRight w:val="0"/>
              <w:marTop w:val="0"/>
              <w:marBottom w:val="0"/>
              <w:divBdr>
                <w:top w:val="none" w:sz="0" w:space="0" w:color="auto"/>
                <w:left w:val="none" w:sz="0" w:space="0" w:color="auto"/>
                <w:bottom w:val="none" w:sz="0" w:space="0" w:color="auto"/>
                <w:right w:val="none" w:sz="0" w:space="0" w:color="auto"/>
              </w:divBdr>
            </w:div>
            <w:div w:id="1433472930">
              <w:marLeft w:val="0"/>
              <w:marRight w:val="0"/>
              <w:marTop w:val="0"/>
              <w:marBottom w:val="0"/>
              <w:divBdr>
                <w:top w:val="none" w:sz="0" w:space="0" w:color="auto"/>
                <w:left w:val="none" w:sz="0" w:space="0" w:color="auto"/>
                <w:bottom w:val="none" w:sz="0" w:space="0" w:color="auto"/>
                <w:right w:val="none" w:sz="0" w:space="0" w:color="auto"/>
              </w:divBdr>
            </w:div>
            <w:div w:id="992609726">
              <w:marLeft w:val="0"/>
              <w:marRight w:val="0"/>
              <w:marTop w:val="0"/>
              <w:marBottom w:val="0"/>
              <w:divBdr>
                <w:top w:val="none" w:sz="0" w:space="0" w:color="auto"/>
                <w:left w:val="none" w:sz="0" w:space="0" w:color="auto"/>
                <w:bottom w:val="none" w:sz="0" w:space="0" w:color="auto"/>
                <w:right w:val="none" w:sz="0" w:space="0" w:color="auto"/>
              </w:divBdr>
            </w:div>
            <w:div w:id="1465273767">
              <w:marLeft w:val="0"/>
              <w:marRight w:val="0"/>
              <w:marTop w:val="0"/>
              <w:marBottom w:val="0"/>
              <w:divBdr>
                <w:top w:val="none" w:sz="0" w:space="0" w:color="auto"/>
                <w:left w:val="none" w:sz="0" w:space="0" w:color="auto"/>
                <w:bottom w:val="none" w:sz="0" w:space="0" w:color="auto"/>
                <w:right w:val="none" w:sz="0" w:space="0" w:color="auto"/>
              </w:divBdr>
            </w:div>
            <w:div w:id="421031170">
              <w:marLeft w:val="0"/>
              <w:marRight w:val="0"/>
              <w:marTop w:val="0"/>
              <w:marBottom w:val="0"/>
              <w:divBdr>
                <w:top w:val="none" w:sz="0" w:space="0" w:color="auto"/>
                <w:left w:val="none" w:sz="0" w:space="0" w:color="auto"/>
                <w:bottom w:val="none" w:sz="0" w:space="0" w:color="auto"/>
                <w:right w:val="none" w:sz="0" w:space="0" w:color="auto"/>
              </w:divBdr>
            </w:div>
            <w:div w:id="91245452">
              <w:marLeft w:val="0"/>
              <w:marRight w:val="0"/>
              <w:marTop w:val="0"/>
              <w:marBottom w:val="0"/>
              <w:divBdr>
                <w:top w:val="none" w:sz="0" w:space="0" w:color="auto"/>
                <w:left w:val="none" w:sz="0" w:space="0" w:color="auto"/>
                <w:bottom w:val="none" w:sz="0" w:space="0" w:color="auto"/>
                <w:right w:val="none" w:sz="0" w:space="0" w:color="auto"/>
              </w:divBdr>
            </w:div>
            <w:div w:id="1649281233">
              <w:marLeft w:val="0"/>
              <w:marRight w:val="0"/>
              <w:marTop w:val="0"/>
              <w:marBottom w:val="0"/>
              <w:divBdr>
                <w:top w:val="none" w:sz="0" w:space="0" w:color="auto"/>
                <w:left w:val="none" w:sz="0" w:space="0" w:color="auto"/>
                <w:bottom w:val="none" w:sz="0" w:space="0" w:color="auto"/>
                <w:right w:val="none" w:sz="0" w:space="0" w:color="auto"/>
              </w:divBdr>
            </w:div>
            <w:div w:id="914630059">
              <w:marLeft w:val="0"/>
              <w:marRight w:val="0"/>
              <w:marTop w:val="0"/>
              <w:marBottom w:val="0"/>
              <w:divBdr>
                <w:top w:val="none" w:sz="0" w:space="0" w:color="auto"/>
                <w:left w:val="none" w:sz="0" w:space="0" w:color="auto"/>
                <w:bottom w:val="none" w:sz="0" w:space="0" w:color="auto"/>
                <w:right w:val="none" w:sz="0" w:space="0" w:color="auto"/>
              </w:divBdr>
            </w:div>
            <w:div w:id="515729371">
              <w:marLeft w:val="0"/>
              <w:marRight w:val="0"/>
              <w:marTop w:val="0"/>
              <w:marBottom w:val="0"/>
              <w:divBdr>
                <w:top w:val="none" w:sz="0" w:space="0" w:color="auto"/>
                <w:left w:val="none" w:sz="0" w:space="0" w:color="auto"/>
                <w:bottom w:val="none" w:sz="0" w:space="0" w:color="auto"/>
                <w:right w:val="none" w:sz="0" w:space="0" w:color="auto"/>
              </w:divBdr>
            </w:div>
            <w:div w:id="1810510103">
              <w:marLeft w:val="0"/>
              <w:marRight w:val="0"/>
              <w:marTop w:val="0"/>
              <w:marBottom w:val="0"/>
              <w:divBdr>
                <w:top w:val="none" w:sz="0" w:space="0" w:color="auto"/>
                <w:left w:val="none" w:sz="0" w:space="0" w:color="auto"/>
                <w:bottom w:val="none" w:sz="0" w:space="0" w:color="auto"/>
                <w:right w:val="none" w:sz="0" w:space="0" w:color="auto"/>
              </w:divBdr>
            </w:div>
            <w:div w:id="1550918996">
              <w:marLeft w:val="0"/>
              <w:marRight w:val="0"/>
              <w:marTop w:val="0"/>
              <w:marBottom w:val="0"/>
              <w:divBdr>
                <w:top w:val="none" w:sz="0" w:space="0" w:color="auto"/>
                <w:left w:val="none" w:sz="0" w:space="0" w:color="auto"/>
                <w:bottom w:val="none" w:sz="0" w:space="0" w:color="auto"/>
                <w:right w:val="none" w:sz="0" w:space="0" w:color="auto"/>
              </w:divBdr>
            </w:div>
            <w:div w:id="415519898">
              <w:marLeft w:val="0"/>
              <w:marRight w:val="0"/>
              <w:marTop w:val="0"/>
              <w:marBottom w:val="0"/>
              <w:divBdr>
                <w:top w:val="none" w:sz="0" w:space="0" w:color="auto"/>
                <w:left w:val="none" w:sz="0" w:space="0" w:color="auto"/>
                <w:bottom w:val="none" w:sz="0" w:space="0" w:color="auto"/>
                <w:right w:val="none" w:sz="0" w:space="0" w:color="auto"/>
              </w:divBdr>
            </w:div>
            <w:div w:id="752436634">
              <w:marLeft w:val="0"/>
              <w:marRight w:val="0"/>
              <w:marTop w:val="0"/>
              <w:marBottom w:val="0"/>
              <w:divBdr>
                <w:top w:val="none" w:sz="0" w:space="0" w:color="auto"/>
                <w:left w:val="none" w:sz="0" w:space="0" w:color="auto"/>
                <w:bottom w:val="none" w:sz="0" w:space="0" w:color="auto"/>
                <w:right w:val="none" w:sz="0" w:space="0" w:color="auto"/>
              </w:divBdr>
            </w:div>
            <w:div w:id="1364862073">
              <w:marLeft w:val="0"/>
              <w:marRight w:val="0"/>
              <w:marTop w:val="0"/>
              <w:marBottom w:val="0"/>
              <w:divBdr>
                <w:top w:val="none" w:sz="0" w:space="0" w:color="auto"/>
                <w:left w:val="none" w:sz="0" w:space="0" w:color="auto"/>
                <w:bottom w:val="none" w:sz="0" w:space="0" w:color="auto"/>
                <w:right w:val="none" w:sz="0" w:space="0" w:color="auto"/>
              </w:divBdr>
            </w:div>
            <w:div w:id="933242633">
              <w:marLeft w:val="0"/>
              <w:marRight w:val="0"/>
              <w:marTop w:val="0"/>
              <w:marBottom w:val="0"/>
              <w:divBdr>
                <w:top w:val="none" w:sz="0" w:space="0" w:color="auto"/>
                <w:left w:val="none" w:sz="0" w:space="0" w:color="auto"/>
                <w:bottom w:val="none" w:sz="0" w:space="0" w:color="auto"/>
                <w:right w:val="none" w:sz="0" w:space="0" w:color="auto"/>
              </w:divBdr>
            </w:div>
            <w:div w:id="269287503">
              <w:marLeft w:val="0"/>
              <w:marRight w:val="0"/>
              <w:marTop w:val="0"/>
              <w:marBottom w:val="0"/>
              <w:divBdr>
                <w:top w:val="none" w:sz="0" w:space="0" w:color="auto"/>
                <w:left w:val="none" w:sz="0" w:space="0" w:color="auto"/>
                <w:bottom w:val="none" w:sz="0" w:space="0" w:color="auto"/>
                <w:right w:val="none" w:sz="0" w:space="0" w:color="auto"/>
              </w:divBdr>
            </w:div>
            <w:div w:id="1409500173">
              <w:marLeft w:val="0"/>
              <w:marRight w:val="0"/>
              <w:marTop w:val="0"/>
              <w:marBottom w:val="0"/>
              <w:divBdr>
                <w:top w:val="none" w:sz="0" w:space="0" w:color="auto"/>
                <w:left w:val="none" w:sz="0" w:space="0" w:color="auto"/>
                <w:bottom w:val="none" w:sz="0" w:space="0" w:color="auto"/>
                <w:right w:val="none" w:sz="0" w:space="0" w:color="auto"/>
              </w:divBdr>
            </w:div>
            <w:div w:id="1341355582">
              <w:marLeft w:val="0"/>
              <w:marRight w:val="0"/>
              <w:marTop w:val="0"/>
              <w:marBottom w:val="0"/>
              <w:divBdr>
                <w:top w:val="none" w:sz="0" w:space="0" w:color="auto"/>
                <w:left w:val="none" w:sz="0" w:space="0" w:color="auto"/>
                <w:bottom w:val="none" w:sz="0" w:space="0" w:color="auto"/>
                <w:right w:val="none" w:sz="0" w:space="0" w:color="auto"/>
              </w:divBdr>
            </w:div>
            <w:div w:id="1095248658">
              <w:marLeft w:val="0"/>
              <w:marRight w:val="0"/>
              <w:marTop w:val="0"/>
              <w:marBottom w:val="0"/>
              <w:divBdr>
                <w:top w:val="none" w:sz="0" w:space="0" w:color="auto"/>
                <w:left w:val="none" w:sz="0" w:space="0" w:color="auto"/>
                <w:bottom w:val="none" w:sz="0" w:space="0" w:color="auto"/>
                <w:right w:val="none" w:sz="0" w:space="0" w:color="auto"/>
              </w:divBdr>
            </w:div>
            <w:div w:id="1457524474">
              <w:marLeft w:val="0"/>
              <w:marRight w:val="0"/>
              <w:marTop w:val="0"/>
              <w:marBottom w:val="0"/>
              <w:divBdr>
                <w:top w:val="none" w:sz="0" w:space="0" w:color="auto"/>
                <w:left w:val="none" w:sz="0" w:space="0" w:color="auto"/>
                <w:bottom w:val="none" w:sz="0" w:space="0" w:color="auto"/>
                <w:right w:val="none" w:sz="0" w:space="0" w:color="auto"/>
              </w:divBdr>
            </w:div>
            <w:div w:id="283729813">
              <w:marLeft w:val="0"/>
              <w:marRight w:val="0"/>
              <w:marTop w:val="0"/>
              <w:marBottom w:val="0"/>
              <w:divBdr>
                <w:top w:val="none" w:sz="0" w:space="0" w:color="auto"/>
                <w:left w:val="none" w:sz="0" w:space="0" w:color="auto"/>
                <w:bottom w:val="none" w:sz="0" w:space="0" w:color="auto"/>
                <w:right w:val="none" w:sz="0" w:space="0" w:color="auto"/>
              </w:divBdr>
            </w:div>
            <w:div w:id="1879202205">
              <w:marLeft w:val="0"/>
              <w:marRight w:val="0"/>
              <w:marTop w:val="0"/>
              <w:marBottom w:val="0"/>
              <w:divBdr>
                <w:top w:val="none" w:sz="0" w:space="0" w:color="auto"/>
                <w:left w:val="none" w:sz="0" w:space="0" w:color="auto"/>
                <w:bottom w:val="none" w:sz="0" w:space="0" w:color="auto"/>
                <w:right w:val="none" w:sz="0" w:space="0" w:color="auto"/>
              </w:divBdr>
            </w:div>
            <w:div w:id="126701272">
              <w:marLeft w:val="0"/>
              <w:marRight w:val="0"/>
              <w:marTop w:val="0"/>
              <w:marBottom w:val="0"/>
              <w:divBdr>
                <w:top w:val="none" w:sz="0" w:space="0" w:color="auto"/>
                <w:left w:val="none" w:sz="0" w:space="0" w:color="auto"/>
                <w:bottom w:val="none" w:sz="0" w:space="0" w:color="auto"/>
                <w:right w:val="none" w:sz="0" w:space="0" w:color="auto"/>
              </w:divBdr>
            </w:div>
            <w:div w:id="1303194312">
              <w:marLeft w:val="0"/>
              <w:marRight w:val="0"/>
              <w:marTop w:val="0"/>
              <w:marBottom w:val="0"/>
              <w:divBdr>
                <w:top w:val="none" w:sz="0" w:space="0" w:color="auto"/>
                <w:left w:val="none" w:sz="0" w:space="0" w:color="auto"/>
                <w:bottom w:val="none" w:sz="0" w:space="0" w:color="auto"/>
                <w:right w:val="none" w:sz="0" w:space="0" w:color="auto"/>
              </w:divBdr>
            </w:div>
            <w:div w:id="1372456257">
              <w:marLeft w:val="0"/>
              <w:marRight w:val="0"/>
              <w:marTop w:val="0"/>
              <w:marBottom w:val="0"/>
              <w:divBdr>
                <w:top w:val="none" w:sz="0" w:space="0" w:color="auto"/>
                <w:left w:val="none" w:sz="0" w:space="0" w:color="auto"/>
                <w:bottom w:val="none" w:sz="0" w:space="0" w:color="auto"/>
                <w:right w:val="none" w:sz="0" w:space="0" w:color="auto"/>
              </w:divBdr>
            </w:div>
            <w:div w:id="548346662">
              <w:marLeft w:val="0"/>
              <w:marRight w:val="0"/>
              <w:marTop w:val="0"/>
              <w:marBottom w:val="0"/>
              <w:divBdr>
                <w:top w:val="none" w:sz="0" w:space="0" w:color="auto"/>
                <w:left w:val="none" w:sz="0" w:space="0" w:color="auto"/>
                <w:bottom w:val="none" w:sz="0" w:space="0" w:color="auto"/>
                <w:right w:val="none" w:sz="0" w:space="0" w:color="auto"/>
              </w:divBdr>
            </w:div>
            <w:div w:id="430587827">
              <w:marLeft w:val="0"/>
              <w:marRight w:val="0"/>
              <w:marTop w:val="0"/>
              <w:marBottom w:val="0"/>
              <w:divBdr>
                <w:top w:val="none" w:sz="0" w:space="0" w:color="auto"/>
                <w:left w:val="none" w:sz="0" w:space="0" w:color="auto"/>
                <w:bottom w:val="none" w:sz="0" w:space="0" w:color="auto"/>
                <w:right w:val="none" w:sz="0" w:space="0" w:color="auto"/>
              </w:divBdr>
            </w:div>
            <w:div w:id="1142310152">
              <w:marLeft w:val="0"/>
              <w:marRight w:val="0"/>
              <w:marTop w:val="0"/>
              <w:marBottom w:val="0"/>
              <w:divBdr>
                <w:top w:val="none" w:sz="0" w:space="0" w:color="auto"/>
                <w:left w:val="none" w:sz="0" w:space="0" w:color="auto"/>
                <w:bottom w:val="none" w:sz="0" w:space="0" w:color="auto"/>
                <w:right w:val="none" w:sz="0" w:space="0" w:color="auto"/>
              </w:divBdr>
            </w:div>
            <w:div w:id="1518542135">
              <w:marLeft w:val="0"/>
              <w:marRight w:val="0"/>
              <w:marTop w:val="0"/>
              <w:marBottom w:val="0"/>
              <w:divBdr>
                <w:top w:val="none" w:sz="0" w:space="0" w:color="auto"/>
                <w:left w:val="none" w:sz="0" w:space="0" w:color="auto"/>
                <w:bottom w:val="none" w:sz="0" w:space="0" w:color="auto"/>
                <w:right w:val="none" w:sz="0" w:space="0" w:color="auto"/>
              </w:divBdr>
            </w:div>
            <w:div w:id="16125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64539">
      <w:bodyDiv w:val="1"/>
      <w:marLeft w:val="0"/>
      <w:marRight w:val="0"/>
      <w:marTop w:val="0"/>
      <w:marBottom w:val="0"/>
      <w:divBdr>
        <w:top w:val="none" w:sz="0" w:space="0" w:color="auto"/>
        <w:left w:val="none" w:sz="0" w:space="0" w:color="auto"/>
        <w:bottom w:val="none" w:sz="0" w:space="0" w:color="auto"/>
        <w:right w:val="none" w:sz="0" w:space="0" w:color="auto"/>
      </w:divBdr>
      <w:divsChild>
        <w:div w:id="1296985047">
          <w:marLeft w:val="0"/>
          <w:marRight w:val="0"/>
          <w:marTop w:val="0"/>
          <w:marBottom w:val="0"/>
          <w:divBdr>
            <w:top w:val="none" w:sz="0" w:space="0" w:color="auto"/>
            <w:left w:val="none" w:sz="0" w:space="0" w:color="auto"/>
            <w:bottom w:val="none" w:sz="0" w:space="0" w:color="auto"/>
            <w:right w:val="none" w:sz="0" w:space="0" w:color="auto"/>
          </w:divBdr>
          <w:divsChild>
            <w:div w:id="288752936">
              <w:marLeft w:val="0"/>
              <w:marRight w:val="0"/>
              <w:marTop w:val="0"/>
              <w:marBottom w:val="0"/>
              <w:divBdr>
                <w:top w:val="none" w:sz="0" w:space="0" w:color="auto"/>
                <w:left w:val="none" w:sz="0" w:space="0" w:color="auto"/>
                <w:bottom w:val="none" w:sz="0" w:space="0" w:color="auto"/>
                <w:right w:val="none" w:sz="0" w:space="0" w:color="auto"/>
              </w:divBdr>
            </w:div>
            <w:div w:id="1396662133">
              <w:marLeft w:val="0"/>
              <w:marRight w:val="0"/>
              <w:marTop w:val="0"/>
              <w:marBottom w:val="0"/>
              <w:divBdr>
                <w:top w:val="none" w:sz="0" w:space="0" w:color="auto"/>
                <w:left w:val="none" w:sz="0" w:space="0" w:color="auto"/>
                <w:bottom w:val="none" w:sz="0" w:space="0" w:color="auto"/>
                <w:right w:val="none" w:sz="0" w:space="0" w:color="auto"/>
              </w:divBdr>
            </w:div>
            <w:div w:id="1101101360">
              <w:marLeft w:val="0"/>
              <w:marRight w:val="0"/>
              <w:marTop w:val="0"/>
              <w:marBottom w:val="0"/>
              <w:divBdr>
                <w:top w:val="none" w:sz="0" w:space="0" w:color="auto"/>
                <w:left w:val="none" w:sz="0" w:space="0" w:color="auto"/>
                <w:bottom w:val="none" w:sz="0" w:space="0" w:color="auto"/>
                <w:right w:val="none" w:sz="0" w:space="0" w:color="auto"/>
              </w:divBdr>
            </w:div>
            <w:div w:id="1111823793">
              <w:marLeft w:val="0"/>
              <w:marRight w:val="0"/>
              <w:marTop w:val="0"/>
              <w:marBottom w:val="0"/>
              <w:divBdr>
                <w:top w:val="none" w:sz="0" w:space="0" w:color="auto"/>
                <w:left w:val="none" w:sz="0" w:space="0" w:color="auto"/>
                <w:bottom w:val="none" w:sz="0" w:space="0" w:color="auto"/>
                <w:right w:val="none" w:sz="0" w:space="0" w:color="auto"/>
              </w:divBdr>
            </w:div>
            <w:div w:id="1141265087">
              <w:marLeft w:val="0"/>
              <w:marRight w:val="0"/>
              <w:marTop w:val="0"/>
              <w:marBottom w:val="0"/>
              <w:divBdr>
                <w:top w:val="none" w:sz="0" w:space="0" w:color="auto"/>
                <w:left w:val="none" w:sz="0" w:space="0" w:color="auto"/>
                <w:bottom w:val="none" w:sz="0" w:space="0" w:color="auto"/>
                <w:right w:val="none" w:sz="0" w:space="0" w:color="auto"/>
              </w:divBdr>
            </w:div>
            <w:div w:id="192810016">
              <w:marLeft w:val="0"/>
              <w:marRight w:val="0"/>
              <w:marTop w:val="0"/>
              <w:marBottom w:val="0"/>
              <w:divBdr>
                <w:top w:val="none" w:sz="0" w:space="0" w:color="auto"/>
                <w:left w:val="none" w:sz="0" w:space="0" w:color="auto"/>
                <w:bottom w:val="none" w:sz="0" w:space="0" w:color="auto"/>
                <w:right w:val="none" w:sz="0" w:space="0" w:color="auto"/>
              </w:divBdr>
            </w:div>
            <w:div w:id="543911215">
              <w:marLeft w:val="0"/>
              <w:marRight w:val="0"/>
              <w:marTop w:val="0"/>
              <w:marBottom w:val="0"/>
              <w:divBdr>
                <w:top w:val="none" w:sz="0" w:space="0" w:color="auto"/>
                <w:left w:val="none" w:sz="0" w:space="0" w:color="auto"/>
                <w:bottom w:val="none" w:sz="0" w:space="0" w:color="auto"/>
                <w:right w:val="none" w:sz="0" w:space="0" w:color="auto"/>
              </w:divBdr>
            </w:div>
            <w:div w:id="969172364">
              <w:marLeft w:val="0"/>
              <w:marRight w:val="0"/>
              <w:marTop w:val="0"/>
              <w:marBottom w:val="0"/>
              <w:divBdr>
                <w:top w:val="none" w:sz="0" w:space="0" w:color="auto"/>
                <w:left w:val="none" w:sz="0" w:space="0" w:color="auto"/>
                <w:bottom w:val="none" w:sz="0" w:space="0" w:color="auto"/>
                <w:right w:val="none" w:sz="0" w:space="0" w:color="auto"/>
              </w:divBdr>
            </w:div>
            <w:div w:id="1260943299">
              <w:marLeft w:val="0"/>
              <w:marRight w:val="0"/>
              <w:marTop w:val="0"/>
              <w:marBottom w:val="0"/>
              <w:divBdr>
                <w:top w:val="none" w:sz="0" w:space="0" w:color="auto"/>
                <w:left w:val="none" w:sz="0" w:space="0" w:color="auto"/>
                <w:bottom w:val="none" w:sz="0" w:space="0" w:color="auto"/>
                <w:right w:val="none" w:sz="0" w:space="0" w:color="auto"/>
              </w:divBdr>
            </w:div>
            <w:div w:id="686181478">
              <w:marLeft w:val="0"/>
              <w:marRight w:val="0"/>
              <w:marTop w:val="0"/>
              <w:marBottom w:val="0"/>
              <w:divBdr>
                <w:top w:val="none" w:sz="0" w:space="0" w:color="auto"/>
                <w:left w:val="none" w:sz="0" w:space="0" w:color="auto"/>
                <w:bottom w:val="none" w:sz="0" w:space="0" w:color="auto"/>
                <w:right w:val="none" w:sz="0" w:space="0" w:color="auto"/>
              </w:divBdr>
            </w:div>
            <w:div w:id="47343944">
              <w:marLeft w:val="0"/>
              <w:marRight w:val="0"/>
              <w:marTop w:val="0"/>
              <w:marBottom w:val="0"/>
              <w:divBdr>
                <w:top w:val="none" w:sz="0" w:space="0" w:color="auto"/>
                <w:left w:val="none" w:sz="0" w:space="0" w:color="auto"/>
                <w:bottom w:val="none" w:sz="0" w:space="0" w:color="auto"/>
                <w:right w:val="none" w:sz="0" w:space="0" w:color="auto"/>
              </w:divBdr>
            </w:div>
            <w:div w:id="115880555">
              <w:marLeft w:val="0"/>
              <w:marRight w:val="0"/>
              <w:marTop w:val="0"/>
              <w:marBottom w:val="0"/>
              <w:divBdr>
                <w:top w:val="none" w:sz="0" w:space="0" w:color="auto"/>
                <w:left w:val="none" w:sz="0" w:space="0" w:color="auto"/>
                <w:bottom w:val="none" w:sz="0" w:space="0" w:color="auto"/>
                <w:right w:val="none" w:sz="0" w:space="0" w:color="auto"/>
              </w:divBdr>
            </w:div>
            <w:div w:id="1548757535">
              <w:marLeft w:val="0"/>
              <w:marRight w:val="0"/>
              <w:marTop w:val="0"/>
              <w:marBottom w:val="0"/>
              <w:divBdr>
                <w:top w:val="none" w:sz="0" w:space="0" w:color="auto"/>
                <w:left w:val="none" w:sz="0" w:space="0" w:color="auto"/>
                <w:bottom w:val="none" w:sz="0" w:space="0" w:color="auto"/>
                <w:right w:val="none" w:sz="0" w:space="0" w:color="auto"/>
              </w:divBdr>
            </w:div>
            <w:div w:id="94180812">
              <w:marLeft w:val="0"/>
              <w:marRight w:val="0"/>
              <w:marTop w:val="0"/>
              <w:marBottom w:val="0"/>
              <w:divBdr>
                <w:top w:val="none" w:sz="0" w:space="0" w:color="auto"/>
                <w:left w:val="none" w:sz="0" w:space="0" w:color="auto"/>
                <w:bottom w:val="none" w:sz="0" w:space="0" w:color="auto"/>
                <w:right w:val="none" w:sz="0" w:space="0" w:color="auto"/>
              </w:divBdr>
            </w:div>
            <w:div w:id="1366060252">
              <w:marLeft w:val="0"/>
              <w:marRight w:val="0"/>
              <w:marTop w:val="0"/>
              <w:marBottom w:val="0"/>
              <w:divBdr>
                <w:top w:val="none" w:sz="0" w:space="0" w:color="auto"/>
                <w:left w:val="none" w:sz="0" w:space="0" w:color="auto"/>
                <w:bottom w:val="none" w:sz="0" w:space="0" w:color="auto"/>
                <w:right w:val="none" w:sz="0" w:space="0" w:color="auto"/>
              </w:divBdr>
            </w:div>
            <w:div w:id="1483500047">
              <w:marLeft w:val="0"/>
              <w:marRight w:val="0"/>
              <w:marTop w:val="0"/>
              <w:marBottom w:val="0"/>
              <w:divBdr>
                <w:top w:val="none" w:sz="0" w:space="0" w:color="auto"/>
                <w:left w:val="none" w:sz="0" w:space="0" w:color="auto"/>
                <w:bottom w:val="none" w:sz="0" w:space="0" w:color="auto"/>
                <w:right w:val="none" w:sz="0" w:space="0" w:color="auto"/>
              </w:divBdr>
            </w:div>
            <w:div w:id="1964378989">
              <w:marLeft w:val="0"/>
              <w:marRight w:val="0"/>
              <w:marTop w:val="0"/>
              <w:marBottom w:val="0"/>
              <w:divBdr>
                <w:top w:val="none" w:sz="0" w:space="0" w:color="auto"/>
                <w:left w:val="none" w:sz="0" w:space="0" w:color="auto"/>
                <w:bottom w:val="none" w:sz="0" w:space="0" w:color="auto"/>
                <w:right w:val="none" w:sz="0" w:space="0" w:color="auto"/>
              </w:divBdr>
            </w:div>
            <w:div w:id="1700277350">
              <w:marLeft w:val="0"/>
              <w:marRight w:val="0"/>
              <w:marTop w:val="0"/>
              <w:marBottom w:val="0"/>
              <w:divBdr>
                <w:top w:val="none" w:sz="0" w:space="0" w:color="auto"/>
                <w:left w:val="none" w:sz="0" w:space="0" w:color="auto"/>
                <w:bottom w:val="none" w:sz="0" w:space="0" w:color="auto"/>
                <w:right w:val="none" w:sz="0" w:space="0" w:color="auto"/>
              </w:divBdr>
            </w:div>
            <w:div w:id="1201741562">
              <w:marLeft w:val="0"/>
              <w:marRight w:val="0"/>
              <w:marTop w:val="0"/>
              <w:marBottom w:val="0"/>
              <w:divBdr>
                <w:top w:val="none" w:sz="0" w:space="0" w:color="auto"/>
                <w:left w:val="none" w:sz="0" w:space="0" w:color="auto"/>
                <w:bottom w:val="none" w:sz="0" w:space="0" w:color="auto"/>
                <w:right w:val="none" w:sz="0" w:space="0" w:color="auto"/>
              </w:divBdr>
            </w:div>
            <w:div w:id="2075395619">
              <w:marLeft w:val="0"/>
              <w:marRight w:val="0"/>
              <w:marTop w:val="0"/>
              <w:marBottom w:val="0"/>
              <w:divBdr>
                <w:top w:val="none" w:sz="0" w:space="0" w:color="auto"/>
                <w:left w:val="none" w:sz="0" w:space="0" w:color="auto"/>
                <w:bottom w:val="none" w:sz="0" w:space="0" w:color="auto"/>
                <w:right w:val="none" w:sz="0" w:space="0" w:color="auto"/>
              </w:divBdr>
            </w:div>
            <w:div w:id="2059430305">
              <w:marLeft w:val="0"/>
              <w:marRight w:val="0"/>
              <w:marTop w:val="0"/>
              <w:marBottom w:val="0"/>
              <w:divBdr>
                <w:top w:val="none" w:sz="0" w:space="0" w:color="auto"/>
                <w:left w:val="none" w:sz="0" w:space="0" w:color="auto"/>
                <w:bottom w:val="none" w:sz="0" w:space="0" w:color="auto"/>
                <w:right w:val="none" w:sz="0" w:space="0" w:color="auto"/>
              </w:divBdr>
            </w:div>
            <w:div w:id="1724207276">
              <w:marLeft w:val="0"/>
              <w:marRight w:val="0"/>
              <w:marTop w:val="0"/>
              <w:marBottom w:val="0"/>
              <w:divBdr>
                <w:top w:val="none" w:sz="0" w:space="0" w:color="auto"/>
                <w:left w:val="none" w:sz="0" w:space="0" w:color="auto"/>
                <w:bottom w:val="none" w:sz="0" w:space="0" w:color="auto"/>
                <w:right w:val="none" w:sz="0" w:space="0" w:color="auto"/>
              </w:divBdr>
            </w:div>
            <w:div w:id="155148791">
              <w:marLeft w:val="0"/>
              <w:marRight w:val="0"/>
              <w:marTop w:val="0"/>
              <w:marBottom w:val="0"/>
              <w:divBdr>
                <w:top w:val="none" w:sz="0" w:space="0" w:color="auto"/>
                <w:left w:val="none" w:sz="0" w:space="0" w:color="auto"/>
                <w:bottom w:val="none" w:sz="0" w:space="0" w:color="auto"/>
                <w:right w:val="none" w:sz="0" w:space="0" w:color="auto"/>
              </w:divBdr>
            </w:div>
            <w:div w:id="1736199883">
              <w:marLeft w:val="0"/>
              <w:marRight w:val="0"/>
              <w:marTop w:val="0"/>
              <w:marBottom w:val="0"/>
              <w:divBdr>
                <w:top w:val="none" w:sz="0" w:space="0" w:color="auto"/>
                <w:left w:val="none" w:sz="0" w:space="0" w:color="auto"/>
                <w:bottom w:val="none" w:sz="0" w:space="0" w:color="auto"/>
                <w:right w:val="none" w:sz="0" w:space="0" w:color="auto"/>
              </w:divBdr>
            </w:div>
            <w:div w:id="1688824623">
              <w:marLeft w:val="0"/>
              <w:marRight w:val="0"/>
              <w:marTop w:val="0"/>
              <w:marBottom w:val="0"/>
              <w:divBdr>
                <w:top w:val="none" w:sz="0" w:space="0" w:color="auto"/>
                <w:left w:val="none" w:sz="0" w:space="0" w:color="auto"/>
                <w:bottom w:val="none" w:sz="0" w:space="0" w:color="auto"/>
                <w:right w:val="none" w:sz="0" w:space="0" w:color="auto"/>
              </w:divBdr>
            </w:div>
            <w:div w:id="151259429">
              <w:marLeft w:val="0"/>
              <w:marRight w:val="0"/>
              <w:marTop w:val="0"/>
              <w:marBottom w:val="0"/>
              <w:divBdr>
                <w:top w:val="none" w:sz="0" w:space="0" w:color="auto"/>
                <w:left w:val="none" w:sz="0" w:space="0" w:color="auto"/>
                <w:bottom w:val="none" w:sz="0" w:space="0" w:color="auto"/>
                <w:right w:val="none" w:sz="0" w:space="0" w:color="auto"/>
              </w:divBdr>
            </w:div>
            <w:div w:id="1364594172">
              <w:marLeft w:val="0"/>
              <w:marRight w:val="0"/>
              <w:marTop w:val="0"/>
              <w:marBottom w:val="0"/>
              <w:divBdr>
                <w:top w:val="none" w:sz="0" w:space="0" w:color="auto"/>
                <w:left w:val="none" w:sz="0" w:space="0" w:color="auto"/>
                <w:bottom w:val="none" w:sz="0" w:space="0" w:color="auto"/>
                <w:right w:val="none" w:sz="0" w:space="0" w:color="auto"/>
              </w:divBdr>
            </w:div>
            <w:div w:id="358361079">
              <w:marLeft w:val="0"/>
              <w:marRight w:val="0"/>
              <w:marTop w:val="0"/>
              <w:marBottom w:val="0"/>
              <w:divBdr>
                <w:top w:val="none" w:sz="0" w:space="0" w:color="auto"/>
                <w:left w:val="none" w:sz="0" w:space="0" w:color="auto"/>
                <w:bottom w:val="none" w:sz="0" w:space="0" w:color="auto"/>
                <w:right w:val="none" w:sz="0" w:space="0" w:color="auto"/>
              </w:divBdr>
            </w:div>
            <w:div w:id="871915892">
              <w:marLeft w:val="0"/>
              <w:marRight w:val="0"/>
              <w:marTop w:val="0"/>
              <w:marBottom w:val="0"/>
              <w:divBdr>
                <w:top w:val="none" w:sz="0" w:space="0" w:color="auto"/>
                <w:left w:val="none" w:sz="0" w:space="0" w:color="auto"/>
                <w:bottom w:val="none" w:sz="0" w:space="0" w:color="auto"/>
                <w:right w:val="none" w:sz="0" w:space="0" w:color="auto"/>
              </w:divBdr>
            </w:div>
            <w:div w:id="1450513129">
              <w:marLeft w:val="0"/>
              <w:marRight w:val="0"/>
              <w:marTop w:val="0"/>
              <w:marBottom w:val="0"/>
              <w:divBdr>
                <w:top w:val="none" w:sz="0" w:space="0" w:color="auto"/>
                <w:left w:val="none" w:sz="0" w:space="0" w:color="auto"/>
                <w:bottom w:val="none" w:sz="0" w:space="0" w:color="auto"/>
                <w:right w:val="none" w:sz="0" w:space="0" w:color="auto"/>
              </w:divBdr>
            </w:div>
            <w:div w:id="240916013">
              <w:marLeft w:val="0"/>
              <w:marRight w:val="0"/>
              <w:marTop w:val="0"/>
              <w:marBottom w:val="0"/>
              <w:divBdr>
                <w:top w:val="none" w:sz="0" w:space="0" w:color="auto"/>
                <w:left w:val="none" w:sz="0" w:space="0" w:color="auto"/>
                <w:bottom w:val="none" w:sz="0" w:space="0" w:color="auto"/>
                <w:right w:val="none" w:sz="0" w:space="0" w:color="auto"/>
              </w:divBdr>
            </w:div>
            <w:div w:id="1004164505">
              <w:marLeft w:val="0"/>
              <w:marRight w:val="0"/>
              <w:marTop w:val="0"/>
              <w:marBottom w:val="0"/>
              <w:divBdr>
                <w:top w:val="none" w:sz="0" w:space="0" w:color="auto"/>
                <w:left w:val="none" w:sz="0" w:space="0" w:color="auto"/>
                <w:bottom w:val="none" w:sz="0" w:space="0" w:color="auto"/>
                <w:right w:val="none" w:sz="0" w:space="0" w:color="auto"/>
              </w:divBdr>
            </w:div>
            <w:div w:id="1933926129">
              <w:marLeft w:val="0"/>
              <w:marRight w:val="0"/>
              <w:marTop w:val="0"/>
              <w:marBottom w:val="0"/>
              <w:divBdr>
                <w:top w:val="none" w:sz="0" w:space="0" w:color="auto"/>
                <w:left w:val="none" w:sz="0" w:space="0" w:color="auto"/>
                <w:bottom w:val="none" w:sz="0" w:space="0" w:color="auto"/>
                <w:right w:val="none" w:sz="0" w:space="0" w:color="auto"/>
              </w:divBdr>
            </w:div>
            <w:div w:id="1590770407">
              <w:marLeft w:val="0"/>
              <w:marRight w:val="0"/>
              <w:marTop w:val="0"/>
              <w:marBottom w:val="0"/>
              <w:divBdr>
                <w:top w:val="none" w:sz="0" w:space="0" w:color="auto"/>
                <w:left w:val="none" w:sz="0" w:space="0" w:color="auto"/>
                <w:bottom w:val="none" w:sz="0" w:space="0" w:color="auto"/>
                <w:right w:val="none" w:sz="0" w:space="0" w:color="auto"/>
              </w:divBdr>
            </w:div>
            <w:div w:id="1024019453">
              <w:marLeft w:val="0"/>
              <w:marRight w:val="0"/>
              <w:marTop w:val="0"/>
              <w:marBottom w:val="0"/>
              <w:divBdr>
                <w:top w:val="none" w:sz="0" w:space="0" w:color="auto"/>
                <w:left w:val="none" w:sz="0" w:space="0" w:color="auto"/>
                <w:bottom w:val="none" w:sz="0" w:space="0" w:color="auto"/>
                <w:right w:val="none" w:sz="0" w:space="0" w:color="auto"/>
              </w:divBdr>
            </w:div>
            <w:div w:id="907572256">
              <w:marLeft w:val="0"/>
              <w:marRight w:val="0"/>
              <w:marTop w:val="0"/>
              <w:marBottom w:val="0"/>
              <w:divBdr>
                <w:top w:val="none" w:sz="0" w:space="0" w:color="auto"/>
                <w:left w:val="none" w:sz="0" w:space="0" w:color="auto"/>
                <w:bottom w:val="none" w:sz="0" w:space="0" w:color="auto"/>
                <w:right w:val="none" w:sz="0" w:space="0" w:color="auto"/>
              </w:divBdr>
            </w:div>
            <w:div w:id="565602956">
              <w:marLeft w:val="0"/>
              <w:marRight w:val="0"/>
              <w:marTop w:val="0"/>
              <w:marBottom w:val="0"/>
              <w:divBdr>
                <w:top w:val="none" w:sz="0" w:space="0" w:color="auto"/>
                <w:left w:val="none" w:sz="0" w:space="0" w:color="auto"/>
                <w:bottom w:val="none" w:sz="0" w:space="0" w:color="auto"/>
                <w:right w:val="none" w:sz="0" w:space="0" w:color="auto"/>
              </w:divBdr>
            </w:div>
            <w:div w:id="312221570">
              <w:marLeft w:val="0"/>
              <w:marRight w:val="0"/>
              <w:marTop w:val="0"/>
              <w:marBottom w:val="0"/>
              <w:divBdr>
                <w:top w:val="none" w:sz="0" w:space="0" w:color="auto"/>
                <w:left w:val="none" w:sz="0" w:space="0" w:color="auto"/>
                <w:bottom w:val="none" w:sz="0" w:space="0" w:color="auto"/>
                <w:right w:val="none" w:sz="0" w:space="0" w:color="auto"/>
              </w:divBdr>
            </w:div>
            <w:div w:id="1339115029">
              <w:marLeft w:val="0"/>
              <w:marRight w:val="0"/>
              <w:marTop w:val="0"/>
              <w:marBottom w:val="0"/>
              <w:divBdr>
                <w:top w:val="none" w:sz="0" w:space="0" w:color="auto"/>
                <w:left w:val="none" w:sz="0" w:space="0" w:color="auto"/>
                <w:bottom w:val="none" w:sz="0" w:space="0" w:color="auto"/>
                <w:right w:val="none" w:sz="0" w:space="0" w:color="auto"/>
              </w:divBdr>
            </w:div>
            <w:div w:id="869420057">
              <w:marLeft w:val="0"/>
              <w:marRight w:val="0"/>
              <w:marTop w:val="0"/>
              <w:marBottom w:val="0"/>
              <w:divBdr>
                <w:top w:val="none" w:sz="0" w:space="0" w:color="auto"/>
                <w:left w:val="none" w:sz="0" w:space="0" w:color="auto"/>
                <w:bottom w:val="none" w:sz="0" w:space="0" w:color="auto"/>
                <w:right w:val="none" w:sz="0" w:space="0" w:color="auto"/>
              </w:divBdr>
            </w:div>
            <w:div w:id="213737829">
              <w:marLeft w:val="0"/>
              <w:marRight w:val="0"/>
              <w:marTop w:val="0"/>
              <w:marBottom w:val="0"/>
              <w:divBdr>
                <w:top w:val="none" w:sz="0" w:space="0" w:color="auto"/>
                <w:left w:val="none" w:sz="0" w:space="0" w:color="auto"/>
                <w:bottom w:val="none" w:sz="0" w:space="0" w:color="auto"/>
                <w:right w:val="none" w:sz="0" w:space="0" w:color="auto"/>
              </w:divBdr>
            </w:div>
            <w:div w:id="289821804">
              <w:marLeft w:val="0"/>
              <w:marRight w:val="0"/>
              <w:marTop w:val="0"/>
              <w:marBottom w:val="0"/>
              <w:divBdr>
                <w:top w:val="none" w:sz="0" w:space="0" w:color="auto"/>
                <w:left w:val="none" w:sz="0" w:space="0" w:color="auto"/>
                <w:bottom w:val="none" w:sz="0" w:space="0" w:color="auto"/>
                <w:right w:val="none" w:sz="0" w:space="0" w:color="auto"/>
              </w:divBdr>
            </w:div>
            <w:div w:id="1651012139">
              <w:marLeft w:val="0"/>
              <w:marRight w:val="0"/>
              <w:marTop w:val="0"/>
              <w:marBottom w:val="0"/>
              <w:divBdr>
                <w:top w:val="none" w:sz="0" w:space="0" w:color="auto"/>
                <w:left w:val="none" w:sz="0" w:space="0" w:color="auto"/>
                <w:bottom w:val="none" w:sz="0" w:space="0" w:color="auto"/>
                <w:right w:val="none" w:sz="0" w:space="0" w:color="auto"/>
              </w:divBdr>
            </w:div>
            <w:div w:id="2065716370">
              <w:marLeft w:val="0"/>
              <w:marRight w:val="0"/>
              <w:marTop w:val="0"/>
              <w:marBottom w:val="0"/>
              <w:divBdr>
                <w:top w:val="none" w:sz="0" w:space="0" w:color="auto"/>
                <w:left w:val="none" w:sz="0" w:space="0" w:color="auto"/>
                <w:bottom w:val="none" w:sz="0" w:space="0" w:color="auto"/>
                <w:right w:val="none" w:sz="0" w:space="0" w:color="auto"/>
              </w:divBdr>
            </w:div>
            <w:div w:id="2003580245">
              <w:marLeft w:val="0"/>
              <w:marRight w:val="0"/>
              <w:marTop w:val="0"/>
              <w:marBottom w:val="0"/>
              <w:divBdr>
                <w:top w:val="none" w:sz="0" w:space="0" w:color="auto"/>
                <w:left w:val="none" w:sz="0" w:space="0" w:color="auto"/>
                <w:bottom w:val="none" w:sz="0" w:space="0" w:color="auto"/>
                <w:right w:val="none" w:sz="0" w:space="0" w:color="auto"/>
              </w:divBdr>
            </w:div>
            <w:div w:id="54549346">
              <w:marLeft w:val="0"/>
              <w:marRight w:val="0"/>
              <w:marTop w:val="0"/>
              <w:marBottom w:val="0"/>
              <w:divBdr>
                <w:top w:val="none" w:sz="0" w:space="0" w:color="auto"/>
                <w:left w:val="none" w:sz="0" w:space="0" w:color="auto"/>
                <w:bottom w:val="none" w:sz="0" w:space="0" w:color="auto"/>
                <w:right w:val="none" w:sz="0" w:space="0" w:color="auto"/>
              </w:divBdr>
            </w:div>
            <w:div w:id="1873030259">
              <w:marLeft w:val="0"/>
              <w:marRight w:val="0"/>
              <w:marTop w:val="0"/>
              <w:marBottom w:val="0"/>
              <w:divBdr>
                <w:top w:val="none" w:sz="0" w:space="0" w:color="auto"/>
                <w:left w:val="none" w:sz="0" w:space="0" w:color="auto"/>
                <w:bottom w:val="none" w:sz="0" w:space="0" w:color="auto"/>
                <w:right w:val="none" w:sz="0" w:space="0" w:color="auto"/>
              </w:divBdr>
            </w:div>
            <w:div w:id="1002584793">
              <w:marLeft w:val="0"/>
              <w:marRight w:val="0"/>
              <w:marTop w:val="0"/>
              <w:marBottom w:val="0"/>
              <w:divBdr>
                <w:top w:val="none" w:sz="0" w:space="0" w:color="auto"/>
                <w:left w:val="none" w:sz="0" w:space="0" w:color="auto"/>
                <w:bottom w:val="none" w:sz="0" w:space="0" w:color="auto"/>
                <w:right w:val="none" w:sz="0" w:space="0" w:color="auto"/>
              </w:divBdr>
            </w:div>
            <w:div w:id="822088274">
              <w:marLeft w:val="0"/>
              <w:marRight w:val="0"/>
              <w:marTop w:val="0"/>
              <w:marBottom w:val="0"/>
              <w:divBdr>
                <w:top w:val="none" w:sz="0" w:space="0" w:color="auto"/>
                <w:left w:val="none" w:sz="0" w:space="0" w:color="auto"/>
                <w:bottom w:val="none" w:sz="0" w:space="0" w:color="auto"/>
                <w:right w:val="none" w:sz="0" w:space="0" w:color="auto"/>
              </w:divBdr>
            </w:div>
            <w:div w:id="1561012346">
              <w:marLeft w:val="0"/>
              <w:marRight w:val="0"/>
              <w:marTop w:val="0"/>
              <w:marBottom w:val="0"/>
              <w:divBdr>
                <w:top w:val="none" w:sz="0" w:space="0" w:color="auto"/>
                <w:left w:val="none" w:sz="0" w:space="0" w:color="auto"/>
                <w:bottom w:val="none" w:sz="0" w:space="0" w:color="auto"/>
                <w:right w:val="none" w:sz="0" w:space="0" w:color="auto"/>
              </w:divBdr>
            </w:div>
            <w:div w:id="1401368379">
              <w:marLeft w:val="0"/>
              <w:marRight w:val="0"/>
              <w:marTop w:val="0"/>
              <w:marBottom w:val="0"/>
              <w:divBdr>
                <w:top w:val="none" w:sz="0" w:space="0" w:color="auto"/>
                <w:left w:val="none" w:sz="0" w:space="0" w:color="auto"/>
                <w:bottom w:val="none" w:sz="0" w:space="0" w:color="auto"/>
                <w:right w:val="none" w:sz="0" w:space="0" w:color="auto"/>
              </w:divBdr>
            </w:div>
            <w:div w:id="145166648">
              <w:marLeft w:val="0"/>
              <w:marRight w:val="0"/>
              <w:marTop w:val="0"/>
              <w:marBottom w:val="0"/>
              <w:divBdr>
                <w:top w:val="none" w:sz="0" w:space="0" w:color="auto"/>
                <w:left w:val="none" w:sz="0" w:space="0" w:color="auto"/>
                <w:bottom w:val="none" w:sz="0" w:space="0" w:color="auto"/>
                <w:right w:val="none" w:sz="0" w:space="0" w:color="auto"/>
              </w:divBdr>
            </w:div>
            <w:div w:id="418714056">
              <w:marLeft w:val="0"/>
              <w:marRight w:val="0"/>
              <w:marTop w:val="0"/>
              <w:marBottom w:val="0"/>
              <w:divBdr>
                <w:top w:val="none" w:sz="0" w:space="0" w:color="auto"/>
                <w:left w:val="none" w:sz="0" w:space="0" w:color="auto"/>
                <w:bottom w:val="none" w:sz="0" w:space="0" w:color="auto"/>
                <w:right w:val="none" w:sz="0" w:space="0" w:color="auto"/>
              </w:divBdr>
            </w:div>
            <w:div w:id="807550674">
              <w:marLeft w:val="0"/>
              <w:marRight w:val="0"/>
              <w:marTop w:val="0"/>
              <w:marBottom w:val="0"/>
              <w:divBdr>
                <w:top w:val="none" w:sz="0" w:space="0" w:color="auto"/>
                <w:left w:val="none" w:sz="0" w:space="0" w:color="auto"/>
                <w:bottom w:val="none" w:sz="0" w:space="0" w:color="auto"/>
                <w:right w:val="none" w:sz="0" w:space="0" w:color="auto"/>
              </w:divBdr>
            </w:div>
            <w:div w:id="603652695">
              <w:marLeft w:val="0"/>
              <w:marRight w:val="0"/>
              <w:marTop w:val="0"/>
              <w:marBottom w:val="0"/>
              <w:divBdr>
                <w:top w:val="none" w:sz="0" w:space="0" w:color="auto"/>
                <w:left w:val="none" w:sz="0" w:space="0" w:color="auto"/>
                <w:bottom w:val="none" w:sz="0" w:space="0" w:color="auto"/>
                <w:right w:val="none" w:sz="0" w:space="0" w:color="auto"/>
              </w:divBdr>
            </w:div>
            <w:div w:id="1196844009">
              <w:marLeft w:val="0"/>
              <w:marRight w:val="0"/>
              <w:marTop w:val="0"/>
              <w:marBottom w:val="0"/>
              <w:divBdr>
                <w:top w:val="none" w:sz="0" w:space="0" w:color="auto"/>
                <w:left w:val="none" w:sz="0" w:space="0" w:color="auto"/>
                <w:bottom w:val="none" w:sz="0" w:space="0" w:color="auto"/>
                <w:right w:val="none" w:sz="0" w:space="0" w:color="auto"/>
              </w:divBdr>
            </w:div>
            <w:div w:id="335421352">
              <w:marLeft w:val="0"/>
              <w:marRight w:val="0"/>
              <w:marTop w:val="0"/>
              <w:marBottom w:val="0"/>
              <w:divBdr>
                <w:top w:val="none" w:sz="0" w:space="0" w:color="auto"/>
                <w:left w:val="none" w:sz="0" w:space="0" w:color="auto"/>
                <w:bottom w:val="none" w:sz="0" w:space="0" w:color="auto"/>
                <w:right w:val="none" w:sz="0" w:space="0" w:color="auto"/>
              </w:divBdr>
            </w:div>
            <w:div w:id="2045053456">
              <w:marLeft w:val="0"/>
              <w:marRight w:val="0"/>
              <w:marTop w:val="0"/>
              <w:marBottom w:val="0"/>
              <w:divBdr>
                <w:top w:val="none" w:sz="0" w:space="0" w:color="auto"/>
                <w:left w:val="none" w:sz="0" w:space="0" w:color="auto"/>
                <w:bottom w:val="none" w:sz="0" w:space="0" w:color="auto"/>
                <w:right w:val="none" w:sz="0" w:space="0" w:color="auto"/>
              </w:divBdr>
            </w:div>
            <w:div w:id="122041567">
              <w:marLeft w:val="0"/>
              <w:marRight w:val="0"/>
              <w:marTop w:val="0"/>
              <w:marBottom w:val="0"/>
              <w:divBdr>
                <w:top w:val="none" w:sz="0" w:space="0" w:color="auto"/>
                <w:left w:val="none" w:sz="0" w:space="0" w:color="auto"/>
                <w:bottom w:val="none" w:sz="0" w:space="0" w:color="auto"/>
                <w:right w:val="none" w:sz="0" w:space="0" w:color="auto"/>
              </w:divBdr>
            </w:div>
            <w:div w:id="1963030208">
              <w:marLeft w:val="0"/>
              <w:marRight w:val="0"/>
              <w:marTop w:val="0"/>
              <w:marBottom w:val="0"/>
              <w:divBdr>
                <w:top w:val="none" w:sz="0" w:space="0" w:color="auto"/>
                <w:left w:val="none" w:sz="0" w:space="0" w:color="auto"/>
                <w:bottom w:val="none" w:sz="0" w:space="0" w:color="auto"/>
                <w:right w:val="none" w:sz="0" w:space="0" w:color="auto"/>
              </w:divBdr>
            </w:div>
            <w:div w:id="1211460392">
              <w:marLeft w:val="0"/>
              <w:marRight w:val="0"/>
              <w:marTop w:val="0"/>
              <w:marBottom w:val="0"/>
              <w:divBdr>
                <w:top w:val="none" w:sz="0" w:space="0" w:color="auto"/>
                <w:left w:val="none" w:sz="0" w:space="0" w:color="auto"/>
                <w:bottom w:val="none" w:sz="0" w:space="0" w:color="auto"/>
                <w:right w:val="none" w:sz="0" w:space="0" w:color="auto"/>
              </w:divBdr>
            </w:div>
            <w:div w:id="1989900151">
              <w:marLeft w:val="0"/>
              <w:marRight w:val="0"/>
              <w:marTop w:val="0"/>
              <w:marBottom w:val="0"/>
              <w:divBdr>
                <w:top w:val="none" w:sz="0" w:space="0" w:color="auto"/>
                <w:left w:val="none" w:sz="0" w:space="0" w:color="auto"/>
                <w:bottom w:val="none" w:sz="0" w:space="0" w:color="auto"/>
                <w:right w:val="none" w:sz="0" w:space="0" w:color="auto"/>
              </w:divBdr>
            </w:div>
            <w:div w:id="744109015">
              <w:marLeft w:val="0"/>
              <w:marRight w:val="0"/>
              <w:marTop w:val="0"/>
              <w:marBottom w:val="0"/>
              <w:divBdr>
                <w:top w:val="none" w:sz="0" w:space="0" w:color="auto"/>
                <w:left w:val="none" w:sz="0" w:space="0" w:color="auto"/>
                <w:bottom w:val="none" w:sz="0" w:space="0" w:color="auto"/>
                <w:right w:val="none" w:sz="0" w:space="0" w:color="auto"/>
              </w:divBdr>
            </w:div>
            <w:div w:id="1349408727">
              <w:marLeft w:val="0"/>
              <w:marRight w:val="0"/>
              <w:marTop w:val="0"/>
              <w:marBottom w:val="0"/>
              <w:divBdr>
                <w:top w:val="none" w:sz="0" w:space="0" w:color="auto"/>
                <w:left w:val="none" w:sz="0" w:space="0" w:color="auto"/>
                <w:bottom w:val="none" w:sz="0" w:space="0" w:color="auto"/>
                <w:right w:val="none" w:sz="0" w:space="0" w:color="auto"/>
              </w:divBdr>
            </w:div>
            <w:div w:id="1699693103">
              <w:marLeft w:val="0"/>
              <w:marRight w:val="0"/>
              <w:marTop w:val="0"/>
              <w:marBottom w:val="0"/>
              <w:divBdr>
                <w:top w:val="none" w:sz="0" w:space="0" w:color="auto"/>
                <w:left w:val="none" w:sz="0" w:space="0" w:color="auto"/>
                <w:bottom w:val="none" w:sz="0" w:space="0" w:color="auto"/>
                <w:right w:val="none" w:sz="0" w:space="0" w:color="auto"/>
              </w:divBdr>
            </w:div>
            <w:div w:id="508720488">
              <w:marLeft w:val="0"/>
              <w:marRight w:val="0"/>
              <w:marTop w:val="0"/>
              <w:marBottom w:val="0"/>
              <w:divBdr>
                <w:top w:val="none" w:sz="0" w:space="0" w:color="auto"/>
                <w:left w:val="none" w:sz="0" w:space="0" w:color="auto"/>
                <w:bottom w:val="none" w:sz="0" w:space="0" w:color="auto"/>
                <w:right w:val="none" w:sz="0" w:space="0" w:color="auto"/>
              </w:divBdr>
            </w:div>
            <w:div w:id="985670735">
              <w:marLeft w:val="0"/>
              <w:marRight w:val="0"/>
              <w:marTop w:val="0"/>
              <w:marBottom w:val="0"/>
              <w:divBdr>
                <w:top w:val="none" w:sz="0" w:space="0" w:color="auto"/>
                <w:left w:val="none" w:sz="0" w:space="0" w:color="auto"/>
                <w:bottom w:val="none" w:sz="0" w:space="0" w:color="auto"/>
                <w:right w:val="none" w:sz="0" w:space="0" w:color="auto"/>
              </w:divBdr>
            </w:div>
            <w:div w:id="2123648744">
              <w:marLeft w:val="0"/>
              <w:marRight w:val="0"/>
              <w:marTop w:val="0"/>
              <w:marBottom w:val="0"/>
              <w:divBdr>
                <w:top w:val="none" w:sz="0" w:space="0" w:color="auto"/>
                <w:left w:val="none" w:sz="0" w:space="0" w:color="auto"/>
                <w:bottom w:val="none" w:sz="0" w:space="0" w:color="auto"/>
                <w:right w:val="none" w:sz="0" w:space="0" w:color="auto"/>
              </w:divBdr>
            </w:div>
            <w:div w:id="1076056633">
              <w:marLeft w:val="0"/>
              <w:marRight w:val="0"/>
              <w:marTop w:val="0"/>
              <w:marBottom w:val="0"/>
              <w:divBdr>
                <w:top w:val="none" w:sz="0" w:space="0" w:color="auto"/>
                <w:left w:val="none" w:sz="0" w:space="0" w:color="auto"/>
                <w:bottom w:val="none" w:sz="0" w:space="0" w:color="auto"/>
                <w:right w:val="none" w:sz="0" w:space="0" w:color="auto"/>
              </w:divBdr>
            </w:div>
            <w:div w:id="2016374766">
              <w:marLeft w:val="0"/>
              <w:marRight w:val="0"/>
              <w:marTop w:val="0"/>
              <w:marBottom w:val="0"/>
              <w:divBdr>
                <w:top w:val="none" w:sz="0" w:space="0" w:color="auto"/>
                <w:left w:val="none" w:sz="0" w:space="0" w:color="auto"/>
                <w:bottom w:val="none" w:sz="0" w:space="0" w:color="auto"/>
                <w:right w:val="none" w:sz="0" w:space="0" w:color="auto"/>
              </w:divBdr>
            </w:div>
            <w:div w:id="668756085">
              <w:marLeft w:val="0"/>
              <w:marRight w:val="0"/>
              <w:marTop w:val="0"/>
              <w:marBottom w:val="0"/>
              <w:divBdr>
                <w:top w:val="none" w:sz="0" w:space="0" w:color="auto"/>
                <w:left w:val="none" w:sz="0" w:space="0" w:color="auto"/>
                <w:bottom w:val="none" w:sz="0" w:space="0" w:color="auto"/>
                <w:right w:val="none" w:sz="0" w:space="0" w:color="auto"/>
              </w:divBdr>
            </w:div>
            <w:div w:id="150023841">
              <w:marLeft w:val="0"/>
              <w:marRight w:val="0"/>
              <w:marTop w:val="0"/>
              <w:marBottom w:val="0"/>
              <w:divBdr>
                <w:top w:val="none" w:sz="0" w:space="0" w:color="auto"/>
                <w:left w:val="none" w:sz="0" w:space="0" w:color="auto"/>
                <w:bottom w:val="none" w:sz="0" w:space="0" w:color="auto"/>
                <w:right w:val="none" w:sz="0" w:space="0" w:color="auto"/>
              </w:divBdr>
            </w:div>
            <w:div w:id="1868790302">
              <w:marLeft w:val="0"/>
              <w:marRight w:val="0"/>
              <w:marTop w:val="0"/>
              <w:marBottom w:val="0"/>
              <w:divBdr>
                <w:top w:val="none" w:sz="0" w:space="0" w:color="auto"/>
                <w:left w:val="none" w:sz="0" w:space="0" w:color="auto"/>
                <w:bottom w:val="none" w:sz="0" w:space="0" w:color="auto"/>
                <w:right w:val="none" w:sz="0" w:space="0" w:color="auto"/>
              </w:divBdr>
            </w:div>
            <w:div w:id="35080844">
              <w:marLeft w:val="0"/>
              <w:marRight w:val="0"/>
              <w:marTop w:val="0"/>
              <w:marBottom w:val="0"/>
              <w:divBdr>
                <w:top w:val="none" w:sz="0" w:space="0" w:color="auto"/>
                <w:left w:val="none" w:sz="0" w:space="0" w:color="auto"/>
                <w:bottom w:val="none" w:sz="0" w:space="0" w:color="auto"/>
                <w:right w:val="none" w:sz="0" w:space="0" w:color="auto"/>
              </w:divBdr>
            </w:div>
            <w:div w:id="205604798">
              <w:marLeft w:val="0"/>
              <w:marRight w:val="0"/>
              <w:marTop w:val="0"/>
              <w:marBottom w:val="0"/>
              <w:divBdr>
                <w:top w:val="none" w:sz="0" w:space="0" w:color="auto"/>
                <w:left w:val="none" w:sz="0" w:space="0" w:color="auto"/>
                <w:bottom w:val="none" w:sz="0" w:space="0" w:color="auto"/>
                <w:right w:val="none" w:sz="0" w:space="0" w:color="auto"/>
              </w:divBdr>
            </w:div>
            <w:div w:id="1585912042">
              <w:marLeft w:val="0"/>
              <w:marRight w:val="0"/>
              <w:marTop w:val="0"/>
              <w:marBottom w:val="0"/>
              <w:divBdr>
                <w:top w:val="none" w:sz="0" w:space="0" w:color="auto"/>
                <w:left w:val="none" w:sz="0" w:space="0" w:color="auto"/>
                <w:bottom w:val="none" w:sz="0" w:space="0" w:color="auto"/>
                <w:right w:val="none" w:sz="0" w:space="0" w:color="auto"/>
              </w:divBdr>
            </w:div>
            <w:div w:id="1650087189">
              <w:marLeft w:val="0"/>
              <w:marRight w:val="0"/>
              <w:marTop w:val="0"/>
              <w:marBottom w:val="0"/>
              <w:divBdr>
                <w:top w:val="none" w:sz="0" w:space="0" w:color="auto"/>
                <w:left w:val="none" w:sz="0" w:space="0" w:color="auto"/>
                <w:bottom w:val="none" w:sz="0" w:space="0" w:color="auto"/>
                <w:right w:val="none" w:sz="0" w:space="0" w:color="auto"/>
              </w:divBdr>
            </w:div>
            <w:div w:id="586305308">
              <w:marLeft w:val="0"/>
              <w:marRight w:val="0"/>
              <w:marTop w:val="0"/>
              <w:marBottom w:val="0"/>
              <w:divBdr>
                <w:top w:val="none" w:sz="0" w:space="0" w:color="auto"/>
                <w:left w:val="none" w:sz="0" w:space="0" w:color="auto"/>
                <w:bottom w:val="none" w:sz="0" w:space="0" w:color="auto"/>
                <w:right w:val="none" w:sz="0" w:space="0" w:color="auto"/>
              </w:divBdr>
            </w:div>
            <w:div w:id="2083018152">
              <w:marLeft w:val="0"/>
              <w:marRight w:val="0"/>
              <w:marTop w:val="0"/>
              <w:marBottom w:val="0"/>
              <w:divBdr>
                <w:top w:val="none" w:sz="0" w:space="0" w:color="auto"/>
                <w:left w:val="none" w:sz="0" w:space="0" w:color="auto"/>
                <w:bottom w:val="none" w:sz="0" w:space="0" w:color="auto"/>
                <w:right w:val="none" w:sz="0" w:space="0" w:color="auto"/>
              </w:divBdr>
            </w:div>
            <w:div w:id="985935244">
              <w:marLeft w:val="0"/>
              <w:marRight w:val="0"/>
              <w:marTop w:val="0"/>
              <w:marBottom w:val="0"/>
              <w:divBdr>
                <w:top w:val="none" w:sz="0" w:space="0" w:color="auto"/>
                <w:left w:val="none" w:sz="0" w:space="0" w:color="auto"/>
                <w:bottom w:val="none" w:sz="0" w:space="0" w:color="auto"/>
                <w:right w:val="none" w:sz="0" w:space="0" w:color="auto"/>
              </w:divBdr>
            </w:div>
            <w:div w:id="1560942788">
              <w:marLeft w:val="0"/>
              <w:marRight w:val="0"/>
              <w:marTop w:val="0"/>
              <w:marBottom w:val="0"/>
              <w:divBdr>
                <w:top w:val="none" w:sz="0" w:space="0" w:color="auto"/>
                <w:left w:val="none" w:sz="0" w:space="0" w:color="auto"/>
                <w:bottom w:val="none" w:sz="0" w:space="0" w:color="auto"/>
                <w:right w:val="none" w:sz="0" w:space="0" w:color="auto"/>
              </w:divBdr>
            </w:div>
            <w:div w:id="459107267">
              <w:marLeft w:val="0"/>
              <w:marRight w:val="0"/>
              <w:marTop w:val="0"/>
              <w:marBottom w:val="0"/>
              <w:divBdr>
                <w:top w:val="none" w:sz="0" w:space="0" w:color="auto"/>
                <w:left w:val="none" w:sz="0" w:space="0" w:color="auto"/>
                <w:bottom w:val="none" w:sz="0" w:space="0" w:color="auto"/>
                <w:right w:val="none" w:sz="0" w:space="0" w:color="auto"/>
              </w:divBdr>
            </w:div>
            <w:div w:id="1264919743">
              <w:marLeft w:val="0"/>
              <w:marRight w:val="0"/>
              <w:marTop w:val="0"/>
              <w:marBottom w:val="0"/>
              <w:divBdr>
                <w:top w:val="none" w:sz="0" w:space="0" w:color="auto"/>
                <w:left w:val="none" w:sz="0" w:space="0" w:color="auto"/>
                <w:bottom w:val="none" w:sz="0" w:space="0" w:color="auto"/>
                <w:right w:val="none" w:sz="0" w:space="0" w:color="auto"/>
              </w:divBdr>
            </w:div>
            <w:div w:id="1248222755">
              <w:marLeft w:val="0"/>
              <w:marRight w:val="0"/>
              <w:marTop w:val="0"/>
              <w:marBottom w:val="0"/>
              <w:divBdr>
                <w:top w:val="none" w:sz="0" w:space="0" w:color="auto"/>
                <w:left w:val="none" w:sz="0" w:space="0" w:color="auto"/>
                <w:bottom w:val="none" w:sz="0" w:space="0" w:color="auto"/>
                <w:right w:val="none" w:sz="0" w:space="0" w:color="auto"/>
              </w:divBdr>
            </w:div>
            <w:div w:id="373044409">
              <w:marLeft w:val="0"/>
              <w:marRight w:val="0"/>
              <w:marTop w:val="0"/>
              <w:marBottom w:val="0"/>
              <w:divBdr>
                <w:top w:val="none" w:sz="0" w:space="0" w:color="auto"/>
                <w:left w:val="none" w:sz="0" w:space="0" w:color="auto"/>
                <w:bottom w:val="none" w:sz="0" w:space="0" w:color="auto"/>
                <w:right w:val="none" w:sz="0" w:space="0" w:color="auto"/>
              </w:divBdr>
            </w:div>
            <w:div w:id="601954276">
              <w:marLeft w:val="0"/>
              <w:marRight w:val="0"/>
              <w:marTop w:val="0"/>
              <w:marBottom w:val="0"/>
              <w:divBdr>
                <w:top w:val="none" w:sz="0" w:space="0" w:color="auto"/>
                <w:left w:val="none" w:sz="0" w:space="0" w:color="auto"/>
                <w:bottom w:val="none" w:sz="0" w:space="0" w:color="auto"/>
                <w:right w:val="none" w:sz="0" w:space="0" w:color="auto"/>
              </w:divBdr>
            </w:div>
            <w:div w:id="146827676">
              <w:marLeft w:val="0"/>
              <w:marRight w:val="0"/>
              <w:marTop w:val="0"/>
              <w:marBottom w:val="0"/>
              <w:divBdr>
                <w:top w:val="none" w:sz="0" w:space="0" w:color="auto"/>
                <w:left w:val="none" w:sz="0" w:space="0" w:color="auto"/>
                <w:bottom w:val="none" w:sz="0" w:space="0" w:color="auto"/>
                <w:right w:val="none" w:sz="0" w:space="0" w:color="auto"/>
              </w:divBdr>
            </w:div>
            <w:div w:id="700060256">
              <w:marLeft w:val="0"/>
              <w:marRight w:val="0"/>
              <w:marTop w:val="0"/>
              <w:marBottom w:val="0"/>
              <w:divBdr>
                <w:top w:val="none" w:sz="0" w:space="0" w:color="auto"/>
                <w:left w:val="none" w:sz="0" w:space="0" w:color="auto"/>
                <w:bottom w:val="none" w:sz="0" w:space="0" w:color="auto"/>
                <w:right w:val="none" w:sz="0" w:space="0" w:color="auto"/>
              </w:divBdr>
            </w:div>
            <w:div w:id="1820419339">
              <w:marLeft w:val="0"/>
              <w:marRight w:val="0"/>
              <w:marTop w:val="0"/>
              <w:marBottom w:val="0"/>
              <w:divBdr>
                <w:top w:val="none" w:sz="0" w:space="0" w:color="auto"/>
                <w:left w:val="none" w:sz="0" w:space="0" w:color="auto"/>
                <w:bottom w:val="none" w:sz="0" w:space="0" w:color="auto"/>
                <w:right w:val="none" w:sz="0" w:space="0" w:color="auto"/>
              </w:divBdr>
            </w:div>
            <w:div w:id="187187439">
              <w:marLeft w:val="0"/>
              <w:marRight w:val="0"/>
              <w:marTop w:val="0"/>
              <w:marBottom w:val="0"/>
              <w:divBdr>
                <w:top w:val="none" w:sz="0" w:space="0" w:color="auto"/>
                <w:left w:val="none" w:sz="0" w:space="0" w:color="auto"/>
                <w:bottom w:val="none" w:sz="0" w:space="0" w:color="auto"/>
                <w:right w:val="none" w:sz="0" w:space="0" w:color="auto"/>
              </w:divBdr>
            </w:div>
            <w:div w:id="639265270">
              <w:marLeft w:val="0"/>
              <w:marRight w:val="0"/>
              <w:marTop w:val="0"/>
              <w:marBottom w:val="0"/>
              <w:divBdr>
                <w:top w:val="none" w:sz="0" w:space="0" w:color="auto"/>
                <w:left w:val="none" w:sz="0" w:space="0" w:color="auto"/>
                <w:bottom w:val="none" w:sz="0" w:space="0" w:color="auto"/>
                <w:right w:val="none" w:sz="0" w:space="0" w:color="auto"/>
              </w:divBdr>
            </w:div>
            <w:div w:id="428083430">
              <w:marLeft w:val="0"/>
              <w:marRight w:val="0"/>
              <w:marTop w:val="0"/>
              <w:marBottom w:val="0"/>
              <w:divBdr>
                <w:top w:val="none" w:sz="0" w:space="0" w:color="auto"/>
                <w:left w:val="none" w:sz="0" w:space="0" w:color="auto"/>
                <w:bottom w:val="none" w:sz="0" w:space="0" w:color="auto"/>
                <w:right w:val="none" w:sz="0" w:space="0" w:color="auto"/>
              </w:divBdr>
            </w:div>
            <w:div w:id="16528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709">
      <w:bodyDiv w:val="1"/>
      <w:marLeft w:val="0"/>
      <w:marRight w:val="0"/>
      <w:marTop w:val="0"/>
      <w:marBottom w:val="0"/>
      <w:divBdr>
        <w:top w:val="none" w:sz="0" w:space="0" w:color="auto"/>
        <w:left w:val="none" w:sz="0" w:space="0" w:color="auto"/>
        <w:bottom w:val="none" w:sz="0" w:space="0" w:color="auto"/>
        <w:right w:val="none" w:sz="0" w:space="0" w:color="auto"/>
      </w:divBdr>
    </w:div>
    <w:div w:id="1659772364">
      <w:bodyDiv w:val="1"/>
      <w:marLeft w:val="0"/>
      <w:marRight w:val="0"/>
      <w:marTop w:val="0"/>
      <w:marBottom w:val="0"/>
      <w:divBdr>
        <w:top w:val="none" w:sz="0" w:space="0" w:color="auto"/>
        <w:left w:val="none" w:sz="0" w:space="0" w:color="auto"/>
        <w:bottom w:val="none" w:sz="0" w:space="0" w:color="auto"/>
        <w:right w:val="none" w:sz="0" w:space="0" w:color="auto"/>
      </w:divBdr>
      <w:divsChild>
        <w:div w:id="1335689302">
          <w:marLeft w:val="0"/>
          <w:marRight w:val="0"/>
          <w:marTop w:val="0"/>
          <w:marBottom w:val="0"/>
          <w:divBdr>
            <w:top w:val="none" w:sz="0" w:space="0" w:color="auto"/>
            <w:left w:val="none" w:sz="0" w:space="0" w:color="auto"/>
            <w:bottom w:val="none" w:sz="0" w:space="0" w:color="auto"/>
            <w:right w:val="none" w:sz="0" w:space="0" w:color="auto"/>
          </w:divBdr>
          <w:divsChild>
            <w:div w:id="432480993">
              <w:marLeft w:val="0"/>
              <w:marRight w:val="0"/>
              <w:marTop w:val="0"/>
              <w:marBottom w:val="0"/>
              <w:divBdr>
                <w:top w:val="none" w:sz="0" w:space="0" w:color="auto"/>
                <w:left w:val="none" w:sz="0" w:space="0" w:color="auto"/>
                <w:bottom w:val="none" w:sz="0" w:space="0" w:color="auto"/>
                <w:right w:val="none" w:sz="0" w:space="0" w:color="auto"/>
              </w:divBdr>
            </w:div>
            <w:div w:id="623192913">
              <w:marLeft w:val="0"/>
              <w:marRight w:val="0"/>
              <w:marTop w:val="0"/>
              <w:marBottom w:val="0"/>
              <w:divBdr>
                <w:top w:val="none" w:sz="0" w:space="0" w:color="auto"/>
                <w:left w:val="none" w:sz="0" w:space="0" w:color="auto"/>
                <w:bottom w:val="none" w:sz="0" w:space="0" w:color="auto"/>
                <w:right w:val="none" w:sz="0" w:space="0" w:color="auto"/>
              </w:divBdr>
            </w:div>
            <w:div w:id="1564218516">
              <w:marLeft w:val="0"/>
              <w:marRight w:val="0"/>
              <w:marTop w:val="0"/>
              <w:marBottom w:val="0"/>
              <w:divBdr>
                <w:top w:val="none" w:sz="0" w:space="0" w:color="auto"/>
                <w:left w:val="none" w:sz="0" w:space="0" w:color="auto"/>
                <w:bottom w:val="none" w:sz="0" w:space="0" w:color="auto"/>
                <w:right w:val="none" w:sz="0" w:space="0" w:color="auto"/>
              </w:divBdr>
            </w:div>
            <w:div w:id="2099984006">
              <w:marLeft w:val="0"/>
              <w:marRight w:val="0"/>
              <w:marTop w:val="0"/>
              <w:marBottom w:val="0"/>
              <w:divBdr>
                <w:top w:val="none" w:sz="0" w:space="0" w:color="auto"/>
                <w:left w:val="none" w:sz="0" w:space="0" w:color="auto"/>
                <w:bottom w:val="none" w:sz="0" w:space="0" w:color="auto"/>
                <w:right w:val="none" w:sz="0" w:space="0" w:color="auto"/>
              </w:divBdr>
            </w:div>
            <w:div w:id="1324894592">
              <w:marLeft w:val="0"/>
              <w:marRight w:val="0"/>
              <w:marTop w:val="0"/>
              <w:marBottom w:val="0"/>
              <w:divBdr>
                <w:top w:val="none" w:sz="0" w:space="0" w:color="auto"/>
                <w:left w:val="none" w:sz="0" w:space="0" w:color="auto"/>
                <w:bottom w:val="none" w:sz="0" w:space="0" w:color="auto"/>
                <w:right w:val="none" w:sz="0" w:space="0" w:color="auto"/>
              </w:divBdr>
            </w:div>
            <w:div w:id="1244922697">
              <w:marLeft w:val="0"/>
              <w:marRight w:val="0"/>
              <w:marTop w:val="0"/>
              <w:marBottom w:val="0"/>
              <w:divBdr>
                <w:top w:val="none" w:sz="0" w:space="0" w:color="auto"/>
                <w:left w:val="none" w:sz="0" w:space="0" w:color="auto"/>
                <w:bottom w:val="none" w:sz="0" w:space="0" w:color="auto"/>
                <w:right w:val="none" w:sz="0" w:space="0" w:color="auto"/>
              </w:divBdr>
            </w:div>
            <w:div w:id="81726814">
              <w:marLeft w:val="0"/>
              <w:marRight w:val="0"/>
              <w:marTop w:val="0"/>
              <w:marBottom w:val="0"/>
              <w:divBdr>
                <w:top w:val="none" w:sz="0" w:space="0" w:color="auto"/>
                <w:left w:val="none" w:sz="0" w:space="0" w:color="auto"/>
                <w:bottom w:val="none" w:sz="0" w:space="0" w:color="auto"/>
                <w:right w:val="none" w:sz="0" w:space="0" w:color="auto"/>
              </w:divBdr>
            </w:div>
            <w:div w:id="1451362268">
              <w:marLeft w:val="0"/>
              <w:marRight w:val="0"/>
              <w:marTop w:val="0"/>
              <w:marBottom w:val="0"/>
              <w:divBdr>
                <w:top w:val="none" w:sz="0" w:space="0" w:color="auto"/>
                <w:left w:val="none" w:sz="0" w:space="0" w:color="auto"/>
                <w:bottom w:val="none" w:sz="0" w:space="0" w:color="auto"/>
                <w:right w:val="none" w:sz="0" w:space="0" w:color="auto"/>
              </w:divBdr>
            </w:div>
            <w:div w:id="535125274">
              <w:marLeft w:val="0"/>
              <w:marRight w:val="0"/>
              <w:marTop w:val="0"/>
              <w:marBottom w:val="0"/>
              <w:divBdr>
                <w:top w:val="none" w:sz="0" w:space="0" w:color="auto"/>
                <w:left w:val="none" w:sz="0" w:space="0" w:color="auto"/>
                <w:bottom w:val="none" w:sz="0" w:space="0" w:color="auto"/>
                <w:right w:val="none" w:sz="0" w:space="0" w:color="auto"/>
              </w:divBdr>
            </w:div>
            <w:div w:id="1384210723">
              <w:marLeft w:val="0"/>
              <w:marRight w:val="0"/>
              <w:marTop w:val="0"/>
              <w:marBottom w:val="0"/>
              <w:divBdr>
                <w:top w:val="none" w:sz="0" w:space="0" w:color="auto"/>
                <w:left w:val="none" w:sz="0" w:space="0" w:color="auto"/>
                <w:bottom w:val="none" w:sz="0" w:space="0" w:color="auto"/>
                <w:right w:val="none" w:sz="0" w:space="0" w:color="auto"/>
              </w:divBdr>
            </w:div>
            <w:div w:id="592980831">
              <w:marLeft w:val="0"/>
              <w:marRight w:val="0"/>
              <w:marTop w:val="0"/>
              <w:marBottom w:val="0"/>
              <w:divBdr>
                <w:top w:val="none" w:sz="0" w:space="0" w:color="auto"/>
                <w:left w:val="none" w:sz="0" w:space="0" w:color="auto"/>
                <w:bottom w:val="none" w:sz="0" w:space="0" w:color="auto"/>
                <w:right w:val="none" w:sz="0" w:space="0" w:color="auto"/>
              </w:divBdr>
            </w:div>
            <w:div w:id="1617449710">
              <w:marLeft w:val="0"/>
              <w:marRight w:val="0"/>
              <w:marTop w:val="0"/>
              <w:marBottom w:val="0"/>
              <w:divBdr>
                <w:top w:val="none" w:sz="0" w:space="0" w:color="auto"/>
                <w:left w:val="none" w:sz="0" w:space="0" w:color="auto"/>
                <w:bottom w:val="none" w:sz="0" w:space="0" w:color="auto"/>
                <w:right w:val="none" w:sz="0" w:space="0" w:color="auto"/>
              </w:divBdr>
            </w:div>
            <w:div w:id="652418368">
              <w:marLeft w:val="0"/>
              <w:marRight w:val="0"/>
              <w:marTop w:val="0"/>
              <w:marBottom w:val="0"/>
              <w:divBdr>
                <w:top w:val="none" w:sz="0" w:space="0" w:color="auto"/>
                <w:left w:val="none" w:sz="0" w:space="0" w:color="auto"/>
                <w:bottom w:val="none" w:sz="0" w:space="0" w:color="auto"/>
                <w:right w:val="none" w:sz="0" w:space="0" w:color="auto"/>
              </w:divBdr>
            </w:div>
            <w:div w:id="984776500">
              <w:marLeft w:val="0"/>
              <w:marRight w:val="0"/>
              <w:marTop w:val="0"/>
              <w:marBottom w:val="0"/>
              <w:divBdr>
                <w:top w:val="none" w:sz="0" w:space="0" w:color="auto"/>
                <w:left w:val="none" w:sz="0" w:space="0" w:color="auto"/>
                <w:bottom w:val="none" w:sz="0" w:space="0" w:color="auto"/>
                <w:right w:val="none" w:sz="0" w:space="0" w:color="auto"/>
              </w:divBdr>
            </w:div>
            <w:div w:id="201794581">
              <w:marLeft w:val="0"/>
              <w:marRight w:val="0"/>
              <w:marTop w:val="0"/>
              <w:marBottom w:val="0"/>
              <w:divBdr>
                <w:top w:val="none" w:sz="0" w:space="0" w:color="auto"/>
                <w:left w:val="none" w:sz="0" w:space="0" w:color="auto"/>
                <w:bottom w:val="none" w:sz="0" w:space="0" w:color="auto"/>
                <w:right w:val="none" w:sz="0" w:space="0" w:color="auto"/>
              </w:divBdr>
            </w:div>
            <w:div w:id="1414159703">
              <w:marLeft w:val="0"/>
              <w:marRight w:val="0"/>
              <w:marTop w:val="0"/>
              <w:marBottom w:val="0"/>
              <w:divBdr>
                <w:top w:val="none" w:sz="0" w:space="0" w:color="auto"/>
                <w:left w:val="none" w:sz="0" w:space="0" w:color="auto"/>
                <w:bottom w:val="none" w:sz="0" w:space="0" w:color="auto"/>
                <w:right w:val="none" w:sz="0" w:space="0" w:color="auto"/>
              </w:divBdr>
            </w:div>
            <w:div w:id="55511704">
              <w:marLeft w:val="0"/>
              <w:marRight w:val="0"/>
              <w:marTop w:val="0"/>
              <w:marBottom w:val="0"/>
              <w:divBdr>
                <w:top w:val="none" w:sz="0" w:space="0" w:color="auto"/>
                <w:left w:val="none" w:sz="0" w:space="0" w:color="auto"/>
                <w:bottom w:val="none" w:sz="0" w:space="0" w:color="auto"/>
                <w:right w:val="none" w:sz="0" w:space="0" w:color="auto"/>
              </w:divBdr>
            </w:div>
            <w:div w:id="1712534497">
              <w:marLeft w:val="0"/>
              <w:marRight w:val="0"/>
              <w:marTop w:val="0"/>
              <w:marBottom w:val="0"/>
              <w:divBdr>
                <w:top w:val="none" w:sz="0" w:space="0" w:color="auto"/>
                <w:left w:val="none" w:sz="0" w:space="0" w:color="auto"/>
                <w:bottom w:val="none" w:sz="0" w:space="0" w:color="auto"/>
                <w:right w:val="none" w:sz="0" w:space="0" w:color="auto"/>
              </w:divBdr>
            </w:div>
            <w:div w:id="1522628614">
              <w:marLeft w:val="0"/>
              <w:marRight w:val="0"/>
              <w:marTop w:val="0"/>
              <w:marBottom w:val="0"/>
              <w:divBdr>
                <w:top w:val="none" w:sz="0" w:space="0" w:color="auto"/>
                <w:left w:val="none" w:sz="0" w:space="0" w:color="auto"/>
                <w:bottom w:val="none" w:sz="0" w:space="0" w:color="auto"/>
                <w:right w:val="none" w:sz="0" w:space="0" w:color="auto"/>
              </w:divBdr>
            </w:div>
            <w:div w:id="721828832">
              <w:marLeft w:val="0"/>
              <w:marRight w:val="0"/>
              <w:marTop w:val="0"/>
              <w:marBottom w:val="0"/>
              <w:divBdr>
                <w:top w:val="none" w:sz="0" w:space="0" w:color="auto"/>
                <w:left w:val="none" w:sz="0" w:space="0" w:color="auto"/>
                <w:bottom w:val="none" w:sz="0" w:space="0" w:color="auto"/>
                <w:right w:val="none" w:sz="0" w:space="0" w:color="auto"/>
              </w:divBdr>
            </w:div>
            <w:div w:id="595748213">
              <w:marLeft w:val="0"/>
              <w:marRight w:val="0"/>
              <w:marTop w:val="0"/>
              <w:marBottom w:val="0"/>
              <w:divBdr>
                <w:top w:val="none" w:sz="0" w:space="0" w:color="auto"/>
                <w:left w:val="none" w:sz="0" w:space="0" w:color="auto"/>
                <w:bottom w:val="none" w:sz="0" w:space="0" w:color="auto"/>
                <w:right w:val="none" w:sz="0" w:space="0" w:color="auto"/>
              </w:divBdr>
            </w:div>
            <w:div w:id="1621719765">
              <w:marLeft w:val="0"/>
              <w:marRight w:val="0"/>
              <w:marTop w:val="0"/>
              <w:marBottom w:val="0"/>
              <w:divBdr>
                <w:top w:val="none" w:sz="0" w:space="0" w:color="auto"/>
                <w:left w:val="none" w:sz="0" w:space="0" w:color="auto"/>
                <w:bottom w:val="none" w:sz="0" w:space="0" w:color="auto"/>
                <w:right w:val="none" w:sz="0" w:space="0" w:color="auto"/>
              </w:divBdr>
            </w:div>
            <w:div w:id="1728990704">
              <w:marLeft w:val="0"/>
              <w:marRight w:val="0"/>
              <w:marTop w:val="0"/>
              <w:marBottom w:val="0"/>
              <w:divBdr>
                <w:top w:val="none" w:sz="0" w:space="0" w:color="auto"/>
                <w:left w:val="none" w:sz="0" w:space="0" w:color="auto"/>
                <w:bottom w:val="none" w:sz="0" w:space="0" w:color="auto"/>
                <w:right w:val="none" w:sz="0" w:space="0" w:color="auto"/>
              </w:divBdr>
            </w:div>
            <w:div w:id="31420879">
              <w:marLeft w:val="0"/>
              <w:marRight w:val="0"/>
              <w:marTop w:val="0"/>
              <w:marBottom w:val="0"/>
              <w:divBdr>
                <w:top w:val="none" w:sz="0" w:space="0" w:color="auto"/>
                <w:left w:val="none" w:sz="0" w:space="0" w:color="auto"/>
                <w:bottom w:val="none" w:sz="0" w:space="0" w:color="auto"/>
                <w:right w:val="none" w:sz="0" w:space="0" w:color="auto"/>
              </w:divBdr>
            </w:div>
            <w:div w:id="766316382">
              <w:marLeft w:val="0"/>
              <w:marRight w:val="0"/>
              <w:marTop w:val="0"/>
              <w:marBottom w:val="0"/>
              <w:divBdr>
                <w:top w:val="none" w:sz="0" w:space="0" w:color="auto"/>
                <w:left w:val="none" w:sz="0" w:space="0" w:color="auto"/>
                <w:bottom w:val="none" w:sz="0" w:space="0" w:color="auto"/>
                <w:right w:val="none" w:sz="0" w:space="0" w:color="auto"/>
              </w:divBdr>
            </w:div>
            <w:div w:id="191503046">
              <w:marLeft w:val="0"/>
              <w:marRight w:val="0"/>
              <w:marTop w:val="0"/>
              <w:marBottom w:val="0"/>
              <w:divBdr>
                <w:top w:val="none" w:sz="0" w:space="0" w:color="auto"/>
                <w:left w:val="none" w:sz="0" w:space="0" w:color="auto"/>
                <w:bottom w:val="none" w:sz="0" w:space="0" w:color="auto"/>
                <w:right w:val="none" w:sz="0" w:space="0" w:color="auto"/>
              </w:divBdr>
            </w:div>
            <w:div w:id="839346350">
              <w:marLeft w:val="0"/>
              <w:marRight w:val="0"/>
              <w:marTop w:val="0"/>
              <w:marBottom w:val="0"/>
              <w:divBdr>
                <w:top w:val="none" w:sz="0" w:space="0" w:color="auto"/>
                <w:left w:val="none" w:sz="0" w:space="0" w:color="auto"/>
                <w:bottom w:val="none" w:sz="0" w:space="0" w:color="auto"/>
                <w:right w:val="none" w:sz="0" w:space="0" w:color="auto"/>
              </w:divBdr>
            </w:div>
            <w:div w:id="300502771">
              <w:marLeft w:val="0"/>
              <w:marRight w:val="0"/>
              <w:marTop w:val="0"/>
              <w:marBottom w:val="0"/>
              <w:divBdr>
                <w:top w:val="none" w:sz="0" w:space="0" w:color="auto"/>
                <w:left w:val="none" w:sz="0" w:space="0" w:color="auto"/>
                <w:bottom w:val="none" w:sz="0" w:space="0" w:color="auto"/>
                <w:right w:val="none" w:sz="0" w:space="0" w:color="auto"/>
              </w:divBdr>
            </w:div>
            <w:div w:id="1771468751">
              <w:marLeft w:val="0"/>
              <w:marRight w:val="0"/>
              <w:marTop w:val="0"/>
              <w:marBottom w:val="0"/>
              <w:divBdr>
                <w:top w:val="none" w:sz="0" w:space="0" w:color="auto"/>
                <w:left w:val="none" w:sz="0" w:space="0" w:color="auto"/>
                <w:bottom w:val="none" w:sz="0" w:space="0" w:color="auto"/>
                <w:right w:val="none" w:sz="0" w:space="0" w:color="auto"/>
              </w:divBdr>
            </w:div>
            <w:div w:id="1755199192">
              <w:marLeft w:val="0"/>
              <w:marRight w:val="0"/>
              <w:marTop w:val="0"/>
              <w:marBottom w:val="0"/>
              <w:divBdr>
                <w:top w:val="none" w:sz="0" w:space="0" w:color="auto"/>
                <w:left w:val="none" w:sz="0" w:space="0" w:color="auto"/>
                <w:bottom w:val="none" w:sz="0" w:space="0" w:color="auto"/>
                <w:right w:val="none" w:sz="0" w:space="0" w:color="auto"/>
              </w:divBdr>
            </w:div>
            <w:div w:id="172647240">
              <w:marLeft w:val="0"/>
              <w:marRight w:val="0"/>
              <w:marTop w:val="0"/>
              <w:marBottom w:val="0"/>
              <w:divBdr>
                <w:top w:val="none" w:sz="0" w:space="0" w:color="auto"/>
                <w:left w:val="none" w:sz="0" w:space="0" w:color="auto"/>
                <w:bottom w:val="none" w:sz="0" w:space="0" w:color="auto"/>
                <w:right w:val="none" w:sz="0" w:space="0" w:color="auto"/>
              </w:divBdr>
            </w:div>
            <w:div w:id="1864511403">
              <w:marLeft w:val="0"/>
              <w:marRight w:val="0"/>
              <w:marTop w:val="0"/>
              <w:marBottom w:val="0"/>
              <w:divBdr>
                <w:top w:val="none" w:sz="0" w:space="0" w:color="auto"/>
                <w:left w:val="none" w:sz="0" w:space="0" w:color="auto"/>
                <w:bottom w:val="none" w:sz="0" w:space="0" w:color="auto"/>
                <w:right w:val="none" w:sz="0" w:space="0" w:color="auto"/>
              </w:divBdr>
            </w:div>
            <w:div w:id="1108087074">
              <w:marLeft w:val="0"/>
              <w:marRight w:val="0"/>
              <w:marTop w:val="0"/>
              <w:marBottom w:val="0"/>
              <w:divBdr>
                <w:top w:val="none" w:sz="0" w:space="0" w:color="auto"/>
                <w:left w:val="none" w:sz="0" w:space="0" w:color="auto"/>
                <w:bottom w:val="none" w:sz="0" w:space="0" w:color="auto"/>
                <w:right w:val="none" w:sz="0" w:space="0" w:color="auto"/>
              </w:divBdr>
            </w:div>
            <w:div w:id="1588533883">
              <w:marLeft w:val="0"/>
              <w:marRight w:val="0"/>
              <w:marTop w:val="0"/>
              <w:marBottom w:val="0"/>
              <w:divBdr>
                <w:top w:val="none" w:sz="0" w:space="0" w:color="auto"/>
                <w:left w:val="none" w:sz="0" w:space="0" w:color="auto"/>
                <w:bottom w:val="none" w:sz="0" w:space="0" w:color="auto"/>
                <w:right w:val="none" w:sz="0" w:space="0" w:color="auto"/>
              </w:divBdr>
            </w:div>
            <w:div w:id="1668903143">
              <w:marLeft w:val="0"/>
              <w:marRight w:val="0"/>
              <w:marTop w:val="0"/>
              <w:marBottom w:val="0"/>
              <w:divBdr>
                <w:top w:val="none" w:sz="0" w:space="0" w:color="auto"/>
                <w:left w:val="none" w:sz="0" w:space="0" w:color="auto"/>
                <w:bottom w:val="none" w:sz="0" w:space="0" w:color="auto"/>
                <w:right w:val="none" w:sz="0" w:space="0" w:color="auto"/>
              </w:divBdr>
            </w:div>
            <w:div w:id="2102139097">
              <w:marLeft w:val="0"/>
              <w:marRight w:val="0"/>
              <w:marTop w:val="0"/>
              <w:marBottom w:val="0"/>
              <w:divBdr>
                <w:top w:val="none" w:sz="0" w:space="0" w:color="auto"/>
                <w:left w:val="none" w:sz="0" w:space="0" w:color="auto"/>
                <w:bottom w:val="none" w:sz="0" w:space="0" w:color="auto"/>
                <w:right w:val="none" w:sz="0" w:space="0" w:color="auto"/>
              </w:divBdr>
            </w:div>
            <w:div w:id="1198010480">
              <w:marLeft w:val="0"/>
              <w:marRight w:val="0"/>
              <w:marTop w:val="0"/>
              <w:marBottom w:val="0"/>
              <w:divBdr>
                <w:top w:val="none" w:sz="0" w:space="0" w:color="auto"/>
                <w:left w:val="none" w:sz="0" w:space="0" w:color="auto"/>
                <w:bottom w:val="none" w:sz="0" w:space="0" w:color="auto"/>
                <w:right w:val="none" w:sz="0" w:space="0" w:color="auto"/>
              </w:divBdr>
            </w:div>
            <w:div w:id="1240362742">
              <w:marLeft w:val="0"/>
              <w:marRight w:val="0"/>
              <w:marTop w:val="0"/>
              <w:marBottom w:val="0"/>
              <w:divBdr>
                <w:top w:val="none" w:sz="0" w:space="0" w:color="auto"/>
                <w:left w:val="none" w:sz="0" w:space="0" w:color="auto"/>
                <w:bottom w:val="none" w:sz="0" w:space="0" w:color="auto"/>
                <w:right w:val="none" w:sz="0" w:space="0" w:color="auto"/>
              </w:divBdr>
            </w:div>
            <w:div w:id="1818524748">
              <w:marLeft w:val="0"/>
              <w:marRight w:val="0"/>
              <w:marTop w:val="0"/>
              <w:marBottom w:val="0"/>
              <w:divBdr>
                <w:top w:val="none" w:sz="0" w:space="0" w:color="auto"/>
                <w:left w:val="none" w:sz="0" w:space="0" w:color="auto"/>
                <w:bottom w:val="none" w:sz="0" w:space="0" w:color="auto"/>
                <w:right w:val="none" w:sz="0" w:space="0" w:color="auto"/>
              </w:divBdr>
            </w:div>
            <w:div w:id="380787120">
              <w:marLeft w:val="0"/>
              <w:marRight w:val="0"/>
              <w:marTop w:val="0"/>
              <w:marBottom w:val="0"/>
              <w:divBdr>
                <w:top w:val="none" w:sz="0" w:space="0" w:color="auto"/>
                <w:left w:val="none" w:sz="0" w:space="0" w:color="auto"/>
                <w:bottom w:val="none" w:sz="0" w:space="0" w:color="auto"/>
                <w:right w:val="none" w:sz="0" w:space="0" w:color="auto"/>
              </w:divBdr>
            </w:div>
            <w:div w:id="1774981861">
              <w:marLeft w:val="0"/>
              <w:marRight w:val="0"/>
              <w:marTop w:val="0"/>
              <w:marBottom w:val="0"/>
              <w:divBdr>
                <w:top w:val="none" w:sz="0" w:space="0" w:color="auto"/>
                <w:left w:val="none" w:sz="0" w:space="0" w:color="auto"/>
                <w:bottom w:val="none" w:sz="0" w:space="0" w:color="auto"/>
                <w:right w:val="none" w:sz="0" w:space="0" w:color="auto"/>
              </w:divBdr>
            </w:div>
            <w:div w:id="1935016120">
              <w:marLeft w:val="0"/>
              <w:marRight w:val="0"/>
              <w:marTop w:val="0"/>
              <w:marBottom w:val="0"/>
              <w:divBdr>
                <w:top w:val="none" w:sz="0" w:space="0" w:color="auto"/>
                <w:left w:val="none" w:sz="0" w:space="0" w:color="auto"/>
                <w:bottom w:val="none" w:sz="0" w:space="0" w:color="auto"/>
                <w:right w:val="none" w:sz="0" w:space="0" w:color="auto"/>
              </w:divBdr>
            </w:div>
            <w:div w:id="580018643">
              <w:marLeft w:val="0"/>
              <w:marRight w:val="0"/>
              <w:marTop w:val="0"/>
              <w:marBottom w:val="0"/>
              <w:divBdr>
                <w:top w:val="none" w:sz="0" w:space="0" w:color="auto"/>
                <w:left w:val="none" w:sz="0" w:space="0" w:color="auto"/>
                <w:bottom w:val="none" w:sz="0" w:space="0" w:color="auto"/>
                <w:right w:val="none" w:sz="0" w:space="0" w:color="auto"/>
              </w:divBdr>
            </w:div>
            <w:div w:id="1988437683">
              <w:marLeft w:val="0"/>
              <w:marRight w:val="0"/>
              <w:marTop w:val="0"/>
              <w:marBottom w:val="0"/>
              <w:divBdr>
                <w:top w:val="none" w:sz="0" w:space="0" w:color="auto"/>
                <w:left w:val="none" w:sz="0" w:space="0" w:color="auto"/>
                <w:bottom w:val="none" w:sz="0" w:space="0" w:color="auto"/>
                <w:right w:val="none" w:sz="0" w:space="0" w:color="auto"/>
              </w:divBdr>
            </w:div>
            <w:div w:id="1135292979">
              <w:marLeft w:val="0"/>
              <w:marRight w:val="0"/>
              <w:marTop w:val="0"/>
              <w:marBottom w:val="0"/>
              <w:divBdr>
                <w:top w:val="none" w:sz="0" w:space="0" w:color="auto"/>
                <w:left w:val="none" w:sz="0" w:space="0" w:color="auto"/>
                <w:bottom w:val="none" w:sz="0" w:space="0" w:color="auto"/>
                <w:right w:val="none" w:sz="0" w:space="0" w:color="auto"/>
              </w:divBdr>
            </w:div>
            <w:div w:id="1490057809">
              <w:marLeft w:val="0"/>
              <w:marRight w:val="0"/>
              <w:marTop w:val="0"/>
              <w:marBottom w:val="0"/>
              <w:divBdr>
                <w:top w:val="none" w:sz="0" w:space="0" w:color="auto"/>
                <w:left w:val="none" w:sz="0" w:space="0" w:color="auto"/>
                <w:bottom w:val="none" w:sz="0" w:space="0" w:color="auto"/>
                <w:right w:val="none" w:sz="0" w:space="0" w:color="auto"/>
              </w:divBdr>
            </w:div>
            <w:div w:id="693846045">
              <w:marLeft w:val="0"/>
              <w:marRight w:val="0"/>
              <w:marTop w:val="0"/>
              <w:marBottom w:val="0"/>
              <w:divBdr>
                <w:top w:val="none" w:sz="0" w:space="0" w:color="auto"/>
                <w:left w:val="none" w:sz="0" w:space="0" w:color="auto"/>
                <w:bottom w:val="none" w:sz="0" w:space="0" w:color="auto"/>
                <w:right w:val="none" w:sz="0" w:space="0" w:color="auto"/>
              </w:divBdr>
            </w:div>
            <w:div w:id="829447820">
              <w:marLeft w:val="0"/>
              <w:marRight w:val="0"/>
              <w:marTop w:val="0"/>
              <w:marBottom w:val="0"/>
              <w:divBdr>
                <w:top w:val="none" w:sz="0" w:space="0" w:color="auto"/>
                <w:left w:val="none" w:sz="0" w:space="0" w:color="auto"/>
                <w:bottom w:val="none" w:sz="0" w:space="0" w:color="auto"/>
                <w:right w:val="none" w:sz="0" w:space="0" w:color="auto"/>
              </w:divBdr>
            </w:div>
            <w:div w:id="1310356756">
              <w:marLeft w:val="0"/>
              <w:marRight w:val="0"/>
              <w:marTop w:val="0"/>
              <w:marBottom w:val="0"/>
              <w:divBdr>
                <w:top w:val="none" w:sz="0" w:space="0" w:color="auto"/>
                <w:left w:val="none" w:sz="0" w:space="0" w:color="auto"/>
                <w:bottom w:val="none" w:sz="0" w:space="0" w:color="auto"/>
                <w:right w:val="none" w:sz="0" w:space="0" w:color="auto"/>
              </w:divBdr>
            </w:div>
            <w:div w:id="877668615">
              <w:marLeft w:val="0"/>
              <w:marRight w:val="0"/>
              <w:marTop w:val="0"/>
              <w:marBottom w:val="0"/>
              <w:divBdr>
                <w:top w:val="none" w:sz="0" w:space="0" w:color="auto"/>
                <w:left w:val="none" w:sz="0" w:space="0" w:color="auto"/>
                <w:bottom w:val="none" w:sz="0" w:space="0" w:color="auto"/>
                <w:right w:val="none" w:sz="0" w:space="0" w:color="auto"/>
              </w:divBdr>
            </w:div>
            <w:div w:id="258686198">
              <w:marLeft w:val="0"/>
              <w:marRight w:val="0"/>
              <w:marTop w:val="0"/>
              <w:marBottom w:val="0"/>
              <w:divBdr>
                <w:top w:val="none" w:sz="0" w:space="0" w:color="auto"/>
                <w:left w:val="none" w:sz="0" w:space="0" w:color="auto"/>
                <w:bottom w:val="none" w:sz="0" w:space="0" w:color="auto"/>
                <w:right w:val="none" w:sz="0" w:space="0" w:color="auto"/>
              </w:divBdr>
            </w:div>
            <w:div w:id="910894713">
              <w:marLeft w:val="0"/>
              <w:marRight w:val="0"/>
              <w:marTop w:val="0"/>
              <w:marBottom w:val="0"/>
              <w:divBdr>
                <w:top w:val="none" w:sz="0" w:space="0" w:color="auto"/>
                <w:left w:val="none" w:sz="0" w:space="0" w:color="auto"/>
                <w:bottom w:val="none" w:sz="0" w:space="0" w:color="auto"/>
                <w:right w:val="none" w:sz="0" w:space="0" w:color="auto"/>
              </w:divBdr>
            </w:div>
            <w:div w:id="197203125">
              <w:marLeft w:val="0"/>
              <w:marRight w:val="0"/>
              <w:marTop w:val="0"/>
              <w:marBottom w:val="0"/>
              <w:divBdr>
                <w:top w:val="none" w:sz="0" w:space="0" w:color="auto"/>
                <w:left w:val="none" w:sz="0" w:space="0" w:color="auto"/>
                <w:bottom w:val="none" w:sz="0" w:space="0" w:color="auto"/>
                <w:right w:val="none" w:sz="0" w:space="0" w:color="auto"/>
              </w:divBdr>
            </w:div>
            <w:div w:id="1753157890">
              <w:marLeft w:val="0"/>
              <w:marRight w:val="0"/>
              <w:marTop w:val="0"/>
              <w:marBottom w:val="0"/>
              <w:divBdr>
                <w:top w:val="none" w:sz="0" w:space="0" w:color="auto"/>
                <w:left w:val="none" w:sz="0" w:space="0" w:color="auto"/>
                <w:bottom w:val="none" w:sz="0" w:space="0" w:color="auto"/>
                <w:right w:val="none" w:sz="0" w:space="0" w:color="auto"/>
              </w:divBdr>
            </w:div>
            <w:div w:id="313531592">
              <w:marLeft w:val="0"/>
              <w:marRight w:val="0"/>
              <w:marTop w:val="0"/>
              <w:marBottom w:val="0"/>
              <w:divBdr>
                <w:top w:val="none" w:sz="0" w:space="0" w:color="auto"/>
                <w:left w:val="none" w:sz="0" w:space="0" w:color="auto"/>
                <w:bottom w:val="none" w:sz="0" w:space="0" w:color="auto"/>
                <w:right w:val="none" w:sz="0" w:space="0" w:color="auto"/>
              </w:divBdr>
            </w:div>
            <w:div w:id="795221947">
              <w:marLeft w:val="0"/>
              <w:marRight w:val="0"/>
              <w:marTop w:val="0"/>
              <w:marBottom w:val="0"/>
              <w:divBdr>
                <w:top w:val="none" w:sz="0" w:space="0" w:color="auto"/>
                <w:left w:val="none" w:sz="0" w:space="0" w:color="auto"/>
                <w:bottom w:val="none" w:sz="0" w:space="0" w:color="auto"/>
                <w:right w:val="none" w:sz="0" w:space="0" w:color="auto"/>
              </w:divBdr>
            </w:div>
            <w:div w:id="1800030182">
              <w:marLeft w:val="0"/>
              <w:marRight w:val="0"/>
              <w:marTop w:val="0"/>
              <w:marBottom w:val="0"/>
              <w:divBdr>
                <w:top w:val="none" w:sz="0" w:space="0" w:color="auto"/>
                <w:left w:val="none" w:sz="0" w:space="0" w:color="auto"/>
                <w:bottom w:val="none" w:sz="0" w:space="0" w:color="auto"/>
                <w:right w:val="none" w:sz="0" w:space="0" w:color="auto"/>
              </w:divBdr>
            </w:div>
            <w:div w:id="1347558006">
              <w:marLeft w:val="0"/>
              <w:marRight w:val="0"/>
              <w:marTop w:val="0"/>
              <w:marBottom w:val="0"/>
              <w:divBdr>
                <w:top w:val="none" w:sz="0" w:space="0" w:color="auto"/>
                <w:left w:val="none" w:sz="0" w:space="0" w:color="auto"/>
                <w:bottom w:val="none" w:sz="0" w:space="0" w:color="auto"/>
                <w:right w:val="none" w:sz="0" w:space="0" w:color="auto"/>
              </w:divBdr>
            </w:div>
            <w:div w:id="863834001">
              <w:marLeft w:val="0"/>
              <w:marRight w:val="0"/>
              <w:marTop w:val="0"/>
              <w:marBottom w:val="0"/>
              <w:divBdr>
                <w:top w:val="none" w:sz="0" w:space="0" w:color="auto"/>
                <w:left w:val="none" w:sz="0" w:space="0" w:color="auto"/>
                <w:bottom w:val="none" w:sz="0" w:space="0" w:color="auto"/>
                <w:right w:val="none" w:sz="0" w:space="0" w:color="auto"/>
              </w:divBdr>
            </w:div>
            <w:div w:id="934676665">
              <w:marLeft w:val="0"/>
              <w:marRight w:val="0"/>
              <w:marTop w:val="0"/>
              <w:marBottom w:val="0"/>
              <w:divBdr>
                <w:top w:val="none" w:sz="0" w:space="0" w:color="auto"/>
                <w:left w:val="none" w:sz="0" w:space="0" w:color="auto"/>
                <w:bottom w:val="none" w:sz="0" w:space="0" w:color="auto"/>
                <w:right w:val="none" w:sz="0" w:space="0" w:color="auto"/>
              </w:divBdr>
            </w:div>
            <w:div w:id="556553867">
              <w:marLeft w:val="0"/>
              <w:marRight w:val="0"/>
              <w:marTop w:val="0"/>
              <w:marBottom w:val="0"/>
              <w:divBdr>
                <w:top w:val="none" w:sz="0" w:space="0" w:color="auto"/>
                <w:left w:val="none" w:sz="0" w:space="0" w:color="auto"/>
                <w:bottom w:val="none" w:sz="0" w:space="0" w:color="auto"/>
                <w:right w:val="none" w:sz="0" w:space="0" w:color="auto"/>
              </w:divBdr>
            </w:div>
            <w:div w:id="720322767">
              <w:marLeft w:val="0"/>
              <w:marRight w:val="0"/>
              <w:marTop w:val="0"/>
              <w:marBottom w:val="0"/>
              <w:divBdr>
                <w:top w:val="none" w:sz="0" w:space="0" w:color="auto"/>
                <w:left w:val="none" w:sz="0" w:space="0" w:color="auto"/>
                <w:bottom w:val="none" w:sz="0" w:space="0" w:color="auto"/>
                <w:right w:val="none" w:sz="0" w:space="0" w:color="auto"/>
              </w:divBdr>
            </w:div>
            <w:div w:id="1744646840">
              <w:marLeft w:val="0"/>
              <w:marRight w:val="0"/>
              <w:marTop w:val="0"/>
              <w:marBottom w:val="0"/>
              <w:divBdr>
                <w:top w:val="none" w:sz="0" w:space="0" w:color="auto"/>
                <w:left w:val="none" w:sz="0" w:space="0" w:color="auto"/>
                <w:bottom w:val="none" w:sz="0" w:space="0" w:color="auto"/>
                <w:right w:val="none" w:sz="0" w:space="0" w:color="auto"/>
              </w:divBdr>
            </w:div>
            <w:div w:id="1418333098">
              <w:marLeft w:val="0"/>
              <w:marRight w:val="0"/>
              <w:marTop w:val="0"/>
              <w:marBottom w:val="0"/>
              <w:divBdr>
                <w:top w:val="none" w:sz="0" w:space="0" w:color="auto"/>
                <w:left w:val="none" w:sz="0" w:space="0" w:color="auto"/>
                <w:bottom w:val="none" w:sz="0" w:space="0" w:color="auto"/>
                <w:right w:val="none" w:sz="0" w:space="0" w:color="auto"/>
              </w:divBdr>
            </w:div>
            <w:div w:id="127555189">
              <w:marLeft w:val="0"/>
              <w:marRight w:val="0"/>
              <w:marTop w:val="0"/>
              <w:marBottom w:val="0"/>
              <w:divBdr>
                <w:top w:val="none" w:sz="0" w:space="0" w:color="auto"/>
                <w:left w:val="none" w:sz="0" w:space="0" w:color="auto"/>
                <w:bottom w:val="none" w:sz="0" w:space="0" w:color="auto"/>
                <w:right w:val="none" w:sz="0" w:space="0" w:color="auto"/>
              </w:divBdr>
            </w:div>
            <w:div w:id="1680235297">
              <w:marLeft w:val="0"/>
              <w:marRight w:val="0"/>
              <w:marTop w:val="0"/>
              <w:marBottom w:val="0"/>
              <w:divBdr>
                <w:top w:val="none" w:sz="0" w:space="0" w:color="auto"/>
                <w:left w:val="none" w:sz="0" w:space="0" w:color="auto"/>
                <w:bottom w:val="none" w:sz="0" w:space="0" w:color="auto"/>
                <w:right w:val="none" w:sz="0" w:space="0" w:color="auto"/>
              </w:divBdr>
            </w:div>
            <w:div w:id="908081919">
              <w:marLeft w:val="0"/>
              <w:marRight w:val="0"/>
              <w:marTop w:val="0"/>
              <w:marBottom w:val="0"/>
              <w:divBdr>
                <w:top w:val="none" w:sz="0" w:space="0" w:color="auto"/>
                <w:left w:val="none" w:sz="0" w:space="0" w:color="auto"/>
                <w:bottom w:val="none" w:sz="0" w:space="0" w:color="auto"/>
                <w:right w:val="none" w:sz="0" w:space="0" w:color="auto"/>
              </w:divBdr>
            </w:div>
            <w:div w:id="1332830680">
              <w:marLeft w:val="0"/>
              <w:marRight w:val="0"/>
              <w:marTop w:val="0"/>
              <w:marBottom w:val="0"/>
              <w:divBdr>
                <w:top w:val="none" w:sz="0" w:space="0" w:color="auto"/>
                <w:left w:val="none" w:sz="0" w:space="0" w:color="auto"/>
                <w:bottom w:val="none" w:sz="0" w:space="0" w:color="auto"/>
                <w:right w:val="none" w:sz="0" w:space="0" w:color="auto"/>
              </w:divBdr>
            </w:div>
            <w:div w:id="942686047">
              <w:marLeft w:val="0"/>
              <w:marRight w:val="0"/>
              <w:marTop w:val="0"/>
              <w:marBottom w:val="0"/>
              <w:divBdr>
                <w:top w:val="none" w:sz="0" w:space="0" w:color="auto"/>
                <w:left w:val="none" w:sz="0" w:space="0" w:color="auto"/>
                <w:bottom w:val="none" w:sz="0" w:space="0" w:color="auto"/>
                <w:right w:val="none" w:sz="0" w:space="0" w:color="auto"/>
              </w:divBdr>
            </w:div>
            <w:div w:id="1242062746">
              <w:marLeft w:val="0"/>
              <w:marRight w:val="0"/>
              <w:marTop w:val="0"/>
              <w:marBottom w:val="0"/>
              <w:divBdr>
                <w:top w:val="none" w:sz="0" w:space="0" w:color="auto"/>
                <w:left w:val="none" w:sz="0" w:space="0" w:color="auto"/>
                <w:bottom w:val="none" w:sz="0" w:space="0" w:color="auto"/>
                <w:right w:val="none" w:sz="0" w:space="0" w:color="auto"/>
              </w:divBdr>
            </w:div>
            <w:div w:id="1017578130">
              <w:marLeft w:val="0"/>
              <w:marRight w:val="0"/>
              <w:marTop w:val="0"/>
              <w:marBottom w:val="0"/>
              <w:divBdr>
                <w:top w:val="none" w:sz="0" w:space="0" w:color="auto"/>
                <w:left w:val="none" w:sz="0" w:space="0" w:color="auto"/>
                <w:bottom w:val="none" w:sz="0" w:space="0" w:color="auto"/>
                <w:right w:val="none" w:sz="0" w:space="0" w:color="auto"/>
              </w:divBdr>
            </w:div>
            <w:div w:id="688337284">
              <w:marLeft w:val="0"/>
              <w:marRight w:val="0"/>
              <w:marTop w:val="0"/>
              <w:marBottom w:val="0"/>
              <w:divBdr>
                <w:top w:val="none" w:sz="0" w:space="0" w:color="auto"/>
                <w:left w:val="none" w:sz="0" w:space="0" w:color="auto"/>
                <w:bottom w:val="none" w:sz="0" w:space="0" w:color="auto"/>
                <w:right w:val="none" w:sz="0" w:space="0" w:color="auto"/>
              </w:divBdr>
            </w:div>
            <w:div w:id="760370304">
              <w:marLeft w:val="0"/>
              <w:marRight w:val="0"/>
              <w:marTop w:val="0"/>
              <w:marBottom w:val="0"/>
              <w:divBdr>
                <w:top w:val="none" w:sz="0" w:space="0" w:color="auto"/>
                <w:left w:val="none" w:sz="0" w:space="0" w:color="auto"/>
                <w:bottom w:val="none" w:sz="0" w:space="0" w:color="auto"/>
                <w:right w:val="none" w:sz="0" w:space="0" w:color="auto"/>
              </w:divBdr>
            </w:div>
            <w:div w:id="1286348850">
              <w:marLeft w:val="0"/>
              <w:marRight w:val="0"/>
              <w:marTop w:val="0"/>
              <w:marBottom w:val="0"/>
              <w:divBdr>
                <w:top w:val="none" w:sz="0" w:space="0" w:color="auto"/>
                <w:left w:val="none" w:sz="0" w:space="0" w:color="auto"/>
                <w:bottom w:val="none" w:sz="0" w:space="0" w:color="auto"/>
                <w:right w:val="none" w:sz="0" w:space="0" w:color="auto"/>
              </w:divBdr>
            </w:div>
            <w:div w:id="816649295">
              <w:marLeft w:val="0"/>
              <w:marRight w:val="0"/>
              <w:marTop w:val="0"/>
              <w:marBottom w:val="0"/>
              <w:divBdr>
                <w:top w:val="none" w:sz="0" w:space="0" w:color="auto"/>
                <w:left w:val="none" w:sz="0" w:space="0" w:color="auto"/>
                <w:bottom w:val="none" w:sz="0" w:space="0" w:color="auto"/>
                <w:right w:val="none" w:sz="0" w:space="0" w:color="auto"/>
              </w:divBdr>
            </w:div>
            <w:div w:id="570654375">
              <w:marLeft w:val="0"/>
              <w:marRight w:val="0"/>
              <w:marTop w:val="0"/>
              <w:marBottom w:val="0"/>
              <w:divBdr>
                <w:top w:val="none" w:sz="0" w:space="0" w:color="auto"/>
                <w:left w:val="none" w:sz="0" w:space="0" w:color="auto"/>
                <w:bottom w:val="none" w:sz="0" w:space="0" w:color="auto"/>
                <w:right w:val="none" w:sz="0" w:space="0" w:color="auto"/>
              </w:divBdr>
            </w:div>
            <w:div w:id="190723062">
              <w:marLeft w:val="0"/>
              <w:marRight w:val="0"/>
              <w:marTop w:val="0"/>
              <w:marBottom w:val="0"/>
              <w:divBdr>
                <w:top w:val="none" w:sz="0" w:space="0" w:color="auto"/>
                <w:left w:val="none" w:sz="0" w:space="0" w:color="auto"/>
                <w:bottom w:val="none" w:sz="0" w:space="0" w:color="auto"/>
                <w:right w:val="none" w:sz="0" w:space="0" w:color="auto"/>
              </w:divBdr>
            </w:div>
            <w:div w:id="1903370624">
              <w:marLeft w:val="0"/>
              <w:marRight w:val="0"/>
              <w:marTop w:val="0"/>
              <w:marBottom w:val="0"/>
              <w:divBdr>
                <w:top w:val="none" w:sz="0" w:space="0" w:color="auto"/>
                <w:left w:val="none" w:sz="0" w:space="0" w:color="auto"/>
                <w:bottom w:val="none" w:sz="0" w:space="0" w:color="auto"/>
                <w:right w:val="none" w:sz="0" w:space="0" w:color="auto"/>
              </w:divBdr>
            </w:div>
            <w:div w:id="1262445415">
              <w:marLeft w:val="0"/>
              <w:marRight w:val="0"/>
              <w:marTop w:val="0"/>
              <w:marBottom w:val="0"/>
              <w:divBdr>
                <w:top w:val="none" w:sz="0" w:space="0" w:color="auto"/>
                <w:left w:val="none" w:sz="0" w:space="0" w:color="auto"/>
                <w:bottom w:val="none" w:sz="0" w:space="0" w:color="auto"/>
                <w:right w:val="none" w:sz="0" w:space="0" w:color="auto"/>
              </w:divBdr>
            </w:div>
            <w:div w:id="420881162">
              <w:marLeft w:val="0"/>
              <w:marRight w:val="0"/>
              <w:marTop w:val="0"/>
              <w:marBottom w:val="0"/>
              <w:divBdr>
                <w:top w:val="none" w:sz="0" w:space="0" w:color="auto"/>
                <w:left w:val="none" w:sz="0" w:space="0" w:color="auto"/>
                <w:bottom w:val="none" w:sz="0" w:space="0" w:color="auto"/>
                <w:right w:val="none" w:sz="0" w:space="0" w:color="auto"/>
              </w:divBdr>
            </w:div>
            <w:div w:id="1364403210">
              <w:marLeft w:val="0"/>
              <w:marRight w:val="0"/>
              <w:marTop w:val="0"/>
              <w:marBottom w:val="0"/>
              <w:divBdr>
                <w:top w:val="none" w:sz="0" w:space="0" w:color="auto"/>
                <w:left w:val="none" w:sz="0" w:space="0" w:color="auto"/>
                <w:bottom w:val="none" w:sz="0" w:space="0" w:color="auto"/>
                <w:right w:val="none" w:sz="0" w:space="0" w:color="auto"/>
              </w:divBdr>
            </w:div>
            <w:div w:id="578714110">
              <w:marLeft w:val="0"/>
              <w:marRight w:val="0"/>
              <w:marTop w:val="0"/>
              <w:marBottom w:val="0"/>
              <w:divBdr>
                <w:top w:val="none" w:sz="0" w:space="0" w:color="auto"/>
                <w:left w:val="none" w:sz="0" w:space="0" w:color="auto"/>
                <w:bottom w:val="none" w:sz="0" w:space="0" w:color="auto"/>
                <w:right w:val="none" w:sz="0" w:space="0" w:color="auto"/>
              </w:divBdr>
            </w:div>
            <w:div w:id="1097016727">
              <w:marLeft w:val="0"/>
              <w:marRight w:val="0"/>
              <w:marTop w:val="0"/>
              <w:marBottom w:val="0"/>
              <w:divBdr>
                <w:top w:val="none" w:sz="0" w:space="0" w:color="auto"/>
                <w:left w:val="none" w:sz="0" w:space="0" w:color="auto"/>
                <w:bottom w:val="none" w:sz="0" w:space="0" w:color="auto"/>
                <w:right w:val="none" w:sz="0" w:space="0" w:color="auto"/>
              </w:divBdr>
            </w:div>
            <w:div w:id="417598597">
              <w:marLeft w:val="0"/>
              <w:marRight w:val="0"/>
              <w:marTop w:val="0"/>
              <w:marBottom w:val="0"/>
              <w:divBdr>
                <w:top w:val="none" w:sz="0" w:space="0" w:color="auto"/>
                <w:left w:val="none" w:sz="0" w:space="0" w:color="auto"/>
                <w:bottom w:val="none" w:sz="0" w:space="0" w:color="auto"/>
                <w:right w:val="none" w:sz="0" w:space="0" w:color="auto"/>
              </w:divBdr>
            </w:div>
            <w:div w:id="1590693444">
              <w:marLeft w:val="0"/>
              <w:marRight w:val="0"/>
              <w:marTop w:val="0"/>
              <w:marBottom w:val="0"/>
              <w:divBdr>
                <w:top w:val="none" w:sz="0" w:space="0" w:color="auto"/>
                <w:left w:val="none" w:sz="0" w:space="0" w:color="auto"/>
                <w:bottom w:val="none" w:sz="0" w:space="0" w:color="auto"/>
                <w:right w:val="none" w:sz="0" w:space="0" w:color="auto"/>
              </w:divBdr>
            </w:div>
            <w:div w:id="1603950781">
              <w:marLeft w:val="0"/>
              <w:marRight w:val="0"/>
              <w:marTop w:val="0"/>
              <w:marBottom w:val="0"/>
              <w:divBdr>
                <w:top w:val="none" w:sz="0" w:space="0" w:color="auto"/>
                <w:left w:val="none" w:sz="0" w:space="0" w:color="auto"/>
                <w:bottom w:val="none" w:sz="0" w:space="0" w:color="auto"/>
                <w:right w:val="none" w:sz="0" w:space="0" w:color="auto"/>
              </w:divBdr>
            </w:div>
            <w:div w:id="1879004112">
              <w:marLeft w:val="0"/>
              <w:marRight w:val="0"/>
              <w:marTop w:val="0"/>
              <w:marBottom w:val="0"/>
              <w:divBdr>
                <w:top w:val="none" w:sz="0" w:space="0" w:color="auto"/>
                <w:left w:val="none" w:sz="0" w:space="0" w:color="auto"/>
                <w:bottom w:val="none" w:sz="0" w:space="0" w:color="auto"/>
                <w:right w:val="none" w:sz="0" w:space="0" w:color="auto"/>
              </w:divBdr>
            </w:div>
            <w:div w:id="1885289124">
              <w:marLeft w:val="0"/>
              <w:marRight w:val="0"/>
              <w:marTop w:val="0"/>
              <w:marBottom w:val="0"/>
              <w:divBdr>
                <w:top w:val="none" w:sz="0" w:space="0" w:color="auto"/>
                <w:left w:val="none" w:sz="0" w:space="0" w:color="auto"/>
                <w:bottom w:val="none" w:sz="0" w:space="0" w:color="auto"/>
                <w:right w:val="none" w:sz="0" w:space="0" w:color="auto"/>
              </w:divBdr>
            </w:div>
            <w:div w:id="770318461">
              <w:marLeft w:val="0"/>
              <w:marRight w:val="0"/>
              <w:marTop w:val="0"/>
              <w:marBottom w:val="0"/>
              <w:divBdr>
                <w:top w:val="none" w:sz="0" w:space="0" w:color="auto"/>
                <w:left w:val="none" w:sz="0" w:space="0" w:color="auto"/>
                <w:bottom w:val="none" w:sz="0" w:space="0" w:color="auto"/>
                <w:right w:val="none" w:sz="0" w:space="0" w:color="auto"/>
              </w:divBdr>
            </w:div>
            <w:div w:id="2066102467">
              <w:marLeft w:val="0"/>
              <w:marRight w:val="0"/>
              <w:marTop w:val="0"/>
              <w:marBottom w:val="0"/>
              <w:divBdr>
                <w:top w:val="none" w:sz="0" w:space="0" w:color="auto"/>
                <w:left w:val="none" w:sz="0" w:space="0" w:color="auto"/>
                <w:bottom w:val="none" w:sz="0" w:space="0" w:color="auto"/>
                <w:right w:val="none" w:sz="0" w:space="0" w:color="auto"/>
              </w:divBdr>
            </w:div>
            <w:div w:id="690184451">
              <w:marLeft w:val="0"/>
              <w:marRight w:val="0"/>
              <w:marTop w:val="0"/>
              <w:marBottom w:val="0"/>
              <w:divBdr>
                <w:top w:val="none" w:sz="0" w:space="0" w:color="auto"/>
                <w:left w:val="none" w:sz="0" w:space="0" w:color="auto"/>
                <w:bottom w:val="none" w:sz="0" w:space="0" w:color="auto"/>
                <w:right w:val="none" w:sz="0" w:space="0" w:color="auto"/>
              </w:divBdr>
            </w:div>
            <w:div w:id="1195532669">
              <w:marLeft w:val="0"/>
              <w:marRight w:val="0"/>
              <w:marTop w:val="0"/>
              <w:marBottom w:val="0"/>
              <w:divBdr>
                <w:top w:val="none" w:sz="0" w:space="0" w:color="auto"/>
                <w:left w:val="none" w:sz="0" w:space="0" w:color="auto"/>
                <w:bottom w:val="none" w:sz="0" w:space="0" w:color="auto"/>
                <w:right w:val="none" w:sz="0" w:space="0" w:color="auto"/>
              </w:divBdr>
            </w:div>
            <w:div w:id="292177768">
              <w:marLeft w:val="0"/>
              <w:marRight w:val="0"/>
              <w:marTop w:val="0"/>
              <w:marBottom w:val="0"/>
              <w:divBdr>
                <w:top w:val="none" w:sz="0" w:space="0" w:color="auto"/>
                <w:left w:val="none" w:sz="0" w:space="0" w:color="auto"/>
                <w:bottom w:val="none" w:sz="0" w:space="0" w:color="auto"/>
                <w:right w:val="none" w:sz="0" w:space="0" w:color="auto"/>
              </w:divBdr>
            </w:div>
            <w:div w:id="82267582">
              <w:marLeft w:val="0"/>
              <w:marRight w:val="0"/>
              <w:marTop w:val="0"/>
              <w:marBottom w:val="0"/>
              <w:divBdr>
                <w:top w:val="none" w:sz="0" w:space="0" w:color="auto"/>
                <w:left w:val="none" w:sz="0" w:space="0" w:color="auto"/>
                <w:bottom w:val="none" w:sz="0" w:space="0" w:color="auto"/>
                <w:right w:val="none" w:sz="0" w:space="0" w:color="auto"/>
              </w:divBdr>
            </w:div>
            <w:div w:id="2126918787">
              <w:marLeft w:val="0"/>
              <w:marRight w:val="0"/>
              <w:marTop w:val="0"/>
              <w:marBottom w:val="0"/>
              <w:divBdr>
                <w:top w:val="none" w:sz="0" w:space="0" w:color="auto"/>
                <w:left w:val="none" w:sz="0" w:space="0" w:color="auto"/>
                <w:bottom w:val="none" w:sz="0" w:space="0" w:color="auto"/>
                <w:right w:val="none" w:sz="0" w:space="0" w:color="auto"/>
              </w:divBdr>
            </w:div>
            <w:div w:id="356586414">
              <w:marLeft w:val="0"/>
              <w:marRight w:val="0"/>
              <w:marTop w:val="0"/>
              <w:marBottom w:val="0"/>
              <w:divBdr>
                <w:top w:val="none" w:sz="0" w:space="0" w:color="auto"/>
                <w:left w:val="none" w:sz="0" w:space="0" w:color="auto"/>
                <w:bottom w:val="none" w:sz="0" w:space="0" w:color="auto"/>
                <w:right w:val="none" w:sz="0" w:space="0" w:color="auto"/>
              </w:divBdr>
            </w:div>
            <w:div w:id="2001418245">
              <w:marLeft w:val="0"/>
              <w:marRight w:val="0"/>
              <w:marTop w:val="0"/>
              <w:marBottom w:val="0"/>
              <w:divBdr>
                <w:top w:val="none" w:sz="0" w:space="0" w:color="auto"/>
                <w:left w:val="none" w:sz="0" w:space="0" w:color="auto"/>
                <w:bottom w:val="none" w:sz="0" w:space="0" w:color="auto"/>
                <w:right w:val="none" w:sz="0" w:space="0" w:color="auto"/>
              </w:divBdr>
            </w:div>
            <w:div w:id="883449580">
              <w:marLeft w:val="0"/>
              <w:marRight w:val="0"/>
              <w:marTop w:val="0"/>
              <w:marBottom w:val="0"/>
              <w:divBdr>
                <w:top w:val="none" w:sz="0" w:space="0" w:color="auto"/>
                <w:left w:val="none" w:sz="0" w:space="0" w:color="auto"/>
                <w:bottom w:val="none" w:sz="0" w:space="0" w:color="auto"/>
                <w:right w:val="none" w:sz="0" w:space="0" w:color="auto"/>
              </w:divBdr>
            </w:div>
            <w:div w:id="400447058">
              <w:marLeft w:val="0"/>
              <w:marRight w:val="0"/>
              <w:marTop w:val="0"/>
              <w:marBottom w:val="0"/>
              <w:divBdr>
                <w:top w:val="none" w:sz="0" w:space="0" w:color="auto"/>
                <w:left w:val="none" w:sz="0" w:space="0" w:color="auto"/>
                <w:bottom w:val="none" w:sz="0" w:space="0" w:color="auto"/>
                <w:right w:val="none" w:sz="0" w:space="0" w:color="auto"/>
              </w:divBdr>
            </w:div>
            <w:div w:id="493032870">
              <w:marLeft w:val="0"/>
              <w:marRight w:val="0"/>
              <w:marTop w:val="0"/>
              <w:marBottom w:val="0"/>
              <w:divBdr>
                <w:top w:val="none" w:sz="0" w:space="0" w:color="auto"/>
                <w:left w:val="none" w:sz="0" w:space="0" w:color="auto"/>
                <w:bottom w:val="none" w:sz="0" w:space="0" w:color="auto"/>
                <w:right w:val="none" w:sz="0" w:space="0" w:color="auto"/>
              </w:divBdr>
            </w:div>
            <w:div w:id="63333337">
              <w:marLeft w:val="0"/>
              <w:marRight w:val="0"/>
              <w:marTop w:val="0"/>
              <w:marBottom w:val="0"/>
              <w:divBdr>
                <w:top w:val="none" w:sz="0" w:space="0" w:color="auto"/>
                <w:left w:val="none" w:sz="0" w:space="0" w:color="auto"/>
                <w:bottom w:val="none" w:sz="0" w:space="0" w:color="auto"/>
                <w:right w:val="none" w:sz="0" w:space="0" w:color="auto"/>
              </w:divBdr>
            </w:div>
            <w:div w:id="568881488">
              <w:marLeft w:val="0"/>
              <w:marRight w:val="0"/>
              <w:marTop w:val="0"/>
              <w:marBottom w:val="0"/>
              <w:divBdr>
                <w:top w:val="none" w:sz="0" w:space="0" w:color="auto"/>
                <w:left w:val="none" w:sz="0" w:space="0" w:color="auto"/>
                <w:bottom w:val="none" w:sz="0" w:space="0" w:color="auto"/>
                <w:right w:val="none" w:sz="0" w:space="0" w:color="auto"/>
              </w:divBdr>
            </w:div>
            <w:div w:id="564804336">
              <w:marLeft w:val="0"/>
              <w:marRight w:val="0"/>
              <w:marTop w:val="0"/>
              <w:marBottom w:val="0"/>
              <w:divBdr>
                <w:top w:val="none" w:sz="0" w:space="0" w:color="auto"/>
                <w:left w:val="none" w:sz="0" w:space="0" w:color="auto"/>
                <w:bottom w:val="none" w:sz="0" w:space="0" w:color="auto"/>
                <w:right w:val="none" w:sz="0" w:space="0" w:color="auto"/>
              </w:divBdr>
            </w:div>
            <w:div w:id="329064535">
              <w:marLeft w:val="0"/>
              <w:marRight w:val="0"/>
              <w:marTop w:val="0"/>
              <w:marBottom w:val="0"/>
              <w:divBdr>
                <w:top w:val="none" w:sz="0" w:space="0" w:color="auto"/>
                <w:left w:val="none" w:sz="0" w:space="0" w:color="auto"/>
                <w:bottom w:val="none" w:sz="0" w:space="0" w:color="auto"/>
                <w:right w:val="none" w:sz="0" w:space="0" w:color="auto"/>
              </w:divBdr>
            </w:div>
            <w:div w:id="687027211">
              <w:marLeft w:val="0"/>
              <w:marRight w:val="0"/>
              <w:marTop w:val="0"/>
              <w:marBottom w:val="0"/>
              <w:divBdr>
                <w:top w:val="none" w:sz="0" w:space="0" w:color="auto"/>
                <w:left w:val="none" w:sz="0" w:space="0" w:color="auto"/>
                <w:bottom w:val="none" w:sz="0" w:space="0" w:color="auto"/>
                <w:right w:val="none" w:sz="0" w:space="0" w:color="auto"/>
              </w:divBdr>
            </w:div>
            <w:div w:id="609168967">
              <w:marLeft w:val="0"/>
              <w:marRight w:val="0"/>
              <w:marTop w:val="0"/>
              <w:marBottom w:val="0"/>
              <w:divBdr>
                <w:top w:val="none" w:sz="0" w:space="0" w:color="auto"/>
                <w:left w:val="none" w:sz="0" w:space="0" w:color="auto"/>
                <w:bottom w:val="none" w:sz="0" w:space="0" w:color="auto"/>
                <w:right w:val="none" w:sz="0" w:space="0" w:color="auto"/>
              </w:divBdr>
            </w:div>
            <w:div w:id="15597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79480">
      <w:bodyDiv w:val="1"/>
      <w:marLeft w:val="0"/>
      <w:marRight w:val="0"/>
      <w:marTop w:val="0"/>
      <w:marBottom w:val="0"/>
      <w:divBdr>
        <w:top w:val="none" w:sz="0" w:space="0" w:color="auto"/>
        <w:left w:val="none" w:sz="0" w:space="0" w:color="auto"/>
        <w:bottom w:val="none" w:sz="0" w:space="0" w:color="auto"/>
        <w:right w:val="none" w:sz="0" w:space="0" w:color="auto"/>
      </w:divBdr>
      <w:divsChild>
        <w:div w:id="435252805">
          <w:marLeft w:val="0"/>
          <w:marRight w:val="0"/>
          <w:marTop w:val="0"/>
          <w:marBottom w:val="0"/>
          <w:divBdr>
            <w:top w:val="none" w:sz="0" w:space="0" w:color="auto"/>
            <w:left w:val="none" w:sz="0" w:space="0" w:color="auto"/>
            <w:bottom w:val="none" w:sz="0" w:space="0" w:color="auto"/>
            <w:right w:val="none" w:sz="0" w:space="0" w:color="auto"/>
          </w:divBdr>
          <w:divsChild>
            <w:div w:id="2127581814">
              <w:marLeft w:val="0"/>
              <w:marRight w:val="0"/>
              <w:marTop w:val="0"/>
              <w:marBottom w:val="0"/>
              <w:divBdr>
                <w:top w:val="none" w:sz="0" w:space="0" w:color="auto"/>
                <w:left w:val="none" w:sz="0" w:space="0" w:color="auto"/>
                <w:bottom w:val="none" w:sz="0" w:space="0" w:color="auto"/>
                <w:right w:val="none" w:sz="0" w:space="0" w:color="auto"/>
              </w:divBdr>
            </w:div>
            <w:div w:id="593515128">
              <w:marLeft w:val="0"/>
              <w:marRight w:val="0"/>
              <w:marTop w:val="0"/>
              <w:marBottom w:val="0"/>
              <w:divBdr>
                <w:top w:val="none" w:sz="0" w:space="0" w:color="auto"/>
                <w:left w:val="none" w:sz="0" w:space="0" w:color="auto"/>
                <w:bottom w:val="none" w:sz="0" w:space="0" w:color="auto"/>
                <w:right w:val="none" w:sz="0" w:space="0" w:color="auto"/>
              </w:divBdr>
            </w:div>
            <w:div w:id="1634404173">
              <w:marLeft w:val="0"/>
              <w:marRight w:val="0"/>
              <w:marTop w:val="0"/>
              <w:marBottom w:val="0"/>
              <w:divBdr>
                <w:top w:val="none" w:sz="0" w:space="0" w:color="auto"/>
                <w:left w:val="none" w:sz="0" w:space="0" w:color="auto"/>
                <w:bottom w:val="none" w:sz="0" w:space="0" w:color="auto"/>
                <w:right w:val="none" w:sz="0" w:space="0" w:color="auto"/>
              </w:divBdr>
            </w:div>
            <w:div w:id="412552291">
              <w:marLeft w:val="0"/>
              <w:marRight w:val="0"/>
              <w:marTop w:val="0"/>
              <w:marBottom w:val="0"/>
              <w:divBdr>
                <w:top w:val="none" w:sz="0" w:space="0" w:color="auto"/>
                <w:left w:val="none" w:sz="0" w:space="0" w:color="auto"/>
                <w:bottom w:val="none" w:sz="0" w:space="0" w:color="auto"/>
                <w:right w:val="none" w:sz="0" w:space="0" w:color="auto"/>
              </w:divBdr>
            </w:div>
            <w:div w:id="1135948334">
              <w:marLeft w:val="0"/>
              <w:marRight w:val="0"/>
              <w:marTop w:val="0"/>
              <w:marBottom w:val="0"/>
              <w:divBdr>
                <w:top w:val="none" w:sz="0" w:space="0" w:color="auto"/>
                <w:left w:val="none" w:sz="0" w:space="0" w:color="auto"/>
                <w:bottom w:val="none" w:sz="0" w:space="0" w:color="auto"/>
                <w:right w:val="none" w:sz="0" w:space="0" w:color="auto"/>
              </w:divBdr>
            </w:div>
            <w:div w:id="670452360">
              <w:marLeft w:val="0"/>
              <w:marRight w:val="0"/>
              <w:marTop w:val="0"/>
              <w:marBottom w:val="0"/>
              <w:divBdr>
                <w:top w:val="none" w:sz="0" w:space="0" w:color="auto"/>
                <w:left w:val="none" w:sz="0" w:space="0" w:color="auto"/>
                <w:bottom w:val="none" w:sz="0" w:space="0" w:color="auto"/>
                <w:right w:val="none" w:sz="0" w:space="0" w:color="auto"/>
              </w:divBdr>
            </w:div>
            <w:div w:id="1608464968">
              <w:marLeft w:val="0"/>
              <w:marRight w:val="0"/>
              <w:marTop w:val="0"/>
              <w:marBottom w:val="0"/>
              <w:divBdr>
                <w:top w:val="none" w:sz="0" w:space="0" w:color="auto"/>
                <w:left w:val="none" w:sz="0" w:space="0" w:color="auto"/>
                <w:bottom w:val="none" w:sz="0" w:space="0" w:color="auto"/>
                <w:right w:val="none" w:sz="0" w:space="0" w:color="auto"/>
              </w:divBdr>
            </w:div>
            <w:div w:id="1895772346">
              <w:marLeft w:val="0"/>
              <w:marRight w:val="0"/>
              <w:marTop w:val="0"/>
              <w:marBottom w:val="0"/>
              <w:divBdr>
                <w:top w:val="none" w:sz="0" w:space="0" w:color="auto"/>
                <w:left w:val="none" w:sz="0" w:space="0" w:color="auto"/>
                <w:bottom w:val="none" w:sz="0" w:space="0" w:color="auto"/>
                <w:right w:val="none" w:sz="0" w:space="0" w:color="auto"/>
              </w:divBdr>
            </w:div>
            <w:div w:id="1678802682">
              <w:marLeft w:val="0"/>
              <w:marRight w:val="0"/>
              <w:marTop w:val="0"/>
              <w:marBottom w:val="0"/>
              <w:divBdr>
                <w:top w:val="none" w:sz="0" w:space="0" w:color="auto"/>
                <w:left w:val="none" w:sz="0" w:space="0" w:color="auto"/>
                <w:bottom w:val="none" w:sz="0" w:space="0" w:color="auto"/>
                <w:right w:val="none" w:sz="0" w:space="0" w:color="auto"/>
              </w:divBdr>
            </w:div>
            <w:div w:id="1579904044">
              <w:marLeft w:val="0"/>
              <w:marRight w:val="0"/>
              <w:marTop w:val="0"/>
              <w:marBottom w:val="0"/>
              <w:divBdr>
                <w:top w:val="none" w:sz="0" w:space="0" w:color="auto"/>
                <w:left w:val="none" w:sz="0" w:space="0" w:color="auto"/>
                <w:bottom w:val="none" w:sz="0" w:space="0" w:color="auto"/>
                <w:right w:val="none" w:sz="0" w:space="0" w:color="auto"/>
              </w:divBdr>
            </w:div>
            <w:div w:id="1844591490">
              <w:marLeft w:val="0"/>
              <w:marRight w:val="0"/>
              <w:marTop w:val="0"/>
              <w:marBottom w:val="0"/>
              <w:divBdr>
                <w:top w:val="none" w:sz="0" w:space="0" w:color="auto"/>
                <w:left w:val="none" w:sz="0" w:space="0" w:color="auto"/>
                <w:bottom w:val="none" w:sz="0" w:space="0" w:color="auto"/>
                <w:right w:val="none" w:sz="0" w:space="0" w:color="auto"/>
              </w:divBdr>
            </w:div>
            <w:div w:id="1915317897">
              <w:marLeft w:val="0"/>
              <w:marRight w:val="0"/>
              <w:marTop w:val="0"/>
              <w:marBottom w:val="0"/>
              <w:divBdr>
                <w:top w:val="none" w:sz="0" w:space="0" w:color="auto"/>
                <w:left w:val="none" w:sz="0" w:space="0" w:color="auto"/>
                <w:bottom w:val="none" w:sz="0" w:space="0" w:color="auto"/>
                <w:right w:val="none" w:sz="0" w:space="0" w:color="auto"/>
              </w:divBdr>
            </w:div>
            <w:div w:id="769081577">
              <w:marLeft w:val="0"/>
              <w:marRight w:val="0"/>
              <w:marTop w:val="0"/>
              <w:marBottom w:val="0"/>
              <w:divBdr>
                <w:top w:val="none" w:sz="0" w:space="0" w:color="auto"/>
                <w:left w:val="none" w:sz="0" w:space="0" w:color="auto"/>
                <w:bottom w:val="none" w:sz="0" w:space="0" w:color="auto"/>
                <w:right w:val="none" w:sz="0" w:space="0" w:color="auto"/>
              </w:divBdr>
            </w:div>
            <w:div w:id="910968465">
              <w:marLeft w:val="0"/>
              <w:marRight w:val="0"/>
              <w:marTop w:val="0"/>
              <w:marBottom w:val="0"/>
              <w:divBdr>
                <w:top w:val="none" w:sz="0" w:space="0" w:color="auto"/>
                <w:left w:val="none" w:sz="0" w:space="0" w:color="auto"/>
                <w:bottom w:val="none" w:sz="0" w:space="0" w:color="auto"/>
                <w:right w:val="none" w:sz="0" w:space="0" w:color="auto"/>
              </w:divBdr>
            </w:div>
            <w:div w:id="1281649852">
              <w:marLeft w:val="0"/>
              <w:marRight w:val="0"/>
              <w:marTop w:val="0"/>
              <w:marBottom w:val="0"/>
              <w:divBdr>
                <w:top w:val="none" w:sz="0" w:space="0" w:color="auto"/>
                <w:left w:val="none" w:sz="0" w:space="0" w:color="auto"/>
                <w:bottom w:val="none" w:sz="0" w:space="0" w:color="auto"/>
                <w:right w:val="none" w:sz="0" w:space="0" w:color="auto"/>
              </w:divBdr>
            </w:div>
            <w:div w:id="152533828">
              <w:marLeft w:val="0"/>
              <w:marRight w:val="0"/>
              <w:marTop w:val="0"/>
              <w:marBottom w:val="0"/>
              <w:divBdr>
                <w:top w:val="none" w:sz="0" w:space="0" w:color="auto"/>
                <w:left w:val="none" w:sz="0" w:space="0" w:color="auto"/>
                <w:bottom w:val="none" w:sz="0" w:space="0" w:color="auto"/>
                <w:right w:val="none" w:sz="0" w:space="0" w:color="auto"/>
              </w:divBdr>
            </w:div>
            <w:div w:id="354114474">
              <w:marLeft w:val="0"/>
              <w:marRight w:val="0"/>
              <w:marTop w:val="0"/>
              <w:marBottom w:val="0"/>
              <w:divBdr>
                <w:top w:val="none" w:sz="0" w:space="0" w:color="auto"/>
                <w:left w:val="none" w:sz="0" w:space="0" w:color="auto"/>
                <w:bottom w:val="none" w:sz="0" w:space="0" w:color="auto"/>
                <w:right w:val="none" w:sz="0" w:space="0" w:color="auto"/>
              </w:divBdr>
            </w:div>
            <w:div w:id="461117852">
              <w:marLeft w:val="0"/>
              <w:marRight w:val="0"/>
              <w:marTop w:val="0"/>
              <w:marBottom w:val="0"/>
              <w:divBdr>
                <w:top w:val="none" w:sz="0" w:space="0" w:color="auto"/>
                <w:left w:val="none" w:sz="0" w:space="0" w:color="auto"/>
                <w:bottom w:val="none" w:sz="0" w:space="0" w:color="auto"/>
                <w:right w:val="none" w:sz="0" w:space="0" w:color="auto"/>
              </w:divBdr>
            </w:div>
            <w:div w:id="49615331">
              <w:marLeft w:val="0"/>
              <w:marRight w:val="0"/>
              <w:marTop w:val="0"/>
              <w:marBottom w:val="0"/>
              <w:divBdr>
                <w:top w:val="none" w:sz="0" w:space="0" w:color="auto"/>
                <w:left w:val="none" w:sz="0" w:space="0" w:color="auto"/>
                <w:bottom w:val="none" w:sz="0" w:space="0" w:color="auto"/>
                <w:right w:val="none" w:sz="0" w:space="0" w:color="auto"/>
              </w:divBdr>
            </w:div>
            <w:div w:id="1047492249">
              <w:marLeft w:val="0"/>
              <w:marRight w:val="0"/>
              <w:marTop w:val="0"/>
              <w:marBottom w:val="0"/>
              <w:divBdr>
                <w:top w:val="none" w:sz="0" w:space="0" w:color="auto"/>
                <w:left w:val="none" w:sz="0" w:space="0" w:color="auto"/>
                <w:bottom w:val="none" w:sz="0" w:space="0" w:color="auto"/>
                <w:right w:val="none" w:sz="0" w:space="0" w:color="auto"/>
              </w:divBdr>
            </w:div>
            <w:div w:id="1873883614">
              <w:marLeft w:val="0"/>
              <w:marRight w:val="0"/>
              <w:marTop w:val="0"/>
              <w:marBottom w:val="0"/>
              <w:divBdr>
                <w:top w:val="none" w:sz="0" w:space="0" w:color="auto"/>
                <w:left w:val="none" w:sz="0" w:space="0" w:color="auto"/>
                <w:bottom w:val="none" w:sz="0" w:space="0" w:color="auto"/>
                <w:right w:val="none" w:sz="0" w:space="0" w:color="auto"/>
              </w:divBdr>
            </w:div>
            <w:div w:id="596987500">
              <w:marLeft w:val="0"/>
              <w:marRight w:val="0"/>
              <w:marTop w:val="0"/>
              <w:marBottom w:val="0"/>
              <w:divBdr>
                <w:top w:val="none" w:sz="0" w:space="0" w:color="auto"/>
                <w:left w:val="none" w:sz="0" w:space="0" w:color="auto"/>
                <w:bottom w:val="none" w:sz="0" w:space="0" w:color="auto"/>
                <w:right w:val="none" w:sz="0" w:space="0" w:color="auto"/>
              </w:divBdr>
            </w:div>
            <w:div w:id="397097352">
              <w:marLeft w:val="0"/>
              <w:marRight w:val="0"/>
              <w:marTop w:val="0"/>
              <w:marBottom w:val="0"/>
              <w:divBdr>
                <w:top w:val="none" w:sz="0" w:space="0" w:color="auto"/>
                <w:left w:val="none" w:sz="0" w:space="0" w:color="auto"/>
                <w:bottom w:val="none" w:sz="0" w:space="0" w:color="auto"/>
                <w:right w:val="none" w:sz="0" w:space="0" w:color="auto"/>
              </w:divBdr>
            </w:div>
            <w:div w:id="712390104">
              <w:marLeft w:val="0"/>
              <w:marRight w:val="0"/>
              <w:marTop w:val="0"/>
              <w:marBottom w:val="0"/>
              <w:divBdr>
                <w:top w:val="none" w:sz="0" w:space="0" w:color="auto"/>
                <w:left w:val="none" w:sz="0" w:space="0" w:color="auto"/>
                <w:bottom w:val="none" w:sz="0" w:space="0" w:color="auto"/>
                <w:right w:val="none" w:sz="0" w:space="0" w:color="auto"/>
              </w:divBdr>
            </w:div>
            <w:div w:id="971597592">
              <w:marLeft w:val="0"/>
              <w:marRight w:val="0"/>
              <w:marTop w:val="0"/>
              <w:marBottom w:val="0"/>
              <w:divBdr>
                <w:top w:val="none" w:sz="0" w:space="0" w:color="auto"/>
                <w:left w:val="none" w:sz="0" w:space="0" w:color="auto"/>
                <w:bottom w:val="none" w:sz="0" w:space="0" w:color="auto"/>
                <w:right w:val="none" w:sz="0" w:space="0" w:color="auto"/>
              </w:divBdr>
            </w:div>
            <w:div w:id="915556915">
              <w:marLeft w:val="0"/>
              <w:marRight w:val="0"/>
              <w:marTop w:val="0"/>
              <w:marBottom w:val="0"/>
              <w:divBdr>
                <w:top w:val="none" w:sz="0" w:space="0" w:color="auto"/>
                <w:left w:val="none" w:sz="0" w:space="0" w:color="auto"/>
                <w:bottom w:val="none" w:sz="0" w:space="0" w:color="auto"/>
                <w:right w:val="none" w:sz="0" w:space="0" w:color="auto"/>
              </w:divBdr>
            </w:div>
            <w:div w:id="858660174">
              <w:marLeft w:val="0"/>
              <w:marRight w:val="0"/>
              <w:marTop w:val="0"/>
              <w:marBottom w:val="0"/>
              <w:divBdr>
                <w:top w:val="none" w:sz="0" w:space="0" w:color="auto"/>
                <w:left w:val="none" w:sz="0" w:space="0" w:color="auto"/>
                <w:bottom w:val="none" w:sz="0" w:space="0" w:color="auto"/>
                <w:right w:val="none" w:sz="0" w:space="0" w:color="auto"/>
              </w:divBdr>
            </w:div>
            <w:div w:id="1102871468">
              <w:marLeft w:val="0"/>
              <w:marRight w:val="0"/>
              <w:marTop w:val="0"/>
              <w:marBottom w:val="0"/>
              <w:divBdr>
                <w:top w:val="none" w:sz="0" w:space="0" w:color="auto"/>
                <w:left w:val="none" w:sz="0" w:space="0" w:color="auto"/>
                <w:bottom w:val="none" w:sz="0" w:space="0" w:color="auto"/>
                <w:right w:val="none" w:sz="0" w:space="0" w:color="auto"/>
              </w:divBdr>
            </w:div>
            <w:div w:id="400374353">
              <w:marLeft w:val="0"/>
              <w:marRight w:val="0"/>
              <w:marTop w:val="0"/>
              <w:marBottom w:val="0"/>
              <w:divBdr>
                <w:top w:val="none" w:sz="0" w:space="0" w:color="auto"/>
                <w:left w:val="none" w:sz="0" w:space="0" w:color="auto"/>
                <w:bottom w:val="none" w:sz="0" w:space="0" w:color="auto"/>
                <w:right w:val="none" w:sz="0" w:space="0" w:color="auto"/>
              </w:divBdr>
            </w:div>
            <w:div w:id="1148857467">
              <w:marLeft w:val="0"/>
              <w:marRight w:val="0"/>
              <w:marTop w:val="0"/>
              <w:marBottom w:val="0"/>
              <w:divBdr>
                <w:top w:val="none" w:sz="0" w:space="0" w:color="auto"/>
                <w:left w:val="none" w:sz="0" w:space="0" w:color="auto"/>
                <w:bottom w:val="none" w:sz="0" w:space="0" w:color="auto"/>
                <w:right w:val="none" w:sz="0" w:space="0" w:color="auto"/>
              </w:divBdr>
            </w:div>
            <w:div w:id="2112165363">
              <w:marLeft w:val="0"/>
              <w:marRight w:val="0"/>
              <w:marTop w:val="0"/>
              <w:marBottom w:val="0"/>
              <w:divBdr>
                <w:top w:val="none" w:sz="0" w:space="0" w:color="auto"/>
                <w:left w:val="none" w:sz="0" w:space="0" w:color="auto"/>
                <w:bottom w:val="none" w:sz="0" w:space="0" w:color="auto"/>
                <w:right w:val="none" w:sz="0" w:space="0" w:color="auto"/>
              </w:divBdr>
            </w:div>
            <w:div w:id="256444825">
              <w:marLeft w:val="0"/>
              <w:marRight w:val="0"/>
              <w:marTop w:val="0"/>
              <w:marBottom w:val="0"/>
              <w:divBdr>
                <w:top w:val="none" w:sz="0" w:space="0" w:color="auto"/>
                <w:left w:val="none" w:sz="0" w:space="0" w:color="auto"/>
                <w:bottom w:val="none" w:sz="0" w:space="0" w:color="auto"/>
                <w:right w:val="none" w:sz="0" w:space="0" w:color="auto"/>
              </w:divBdr>
            </w:div>
            <w:div w:id="1310863108">
              <w:marLeft w:val="0"/>
              <w:marRight w:val="0"/>
              <w:marTop w:val="0"/>
              <w:marBottom w:val="0"/>
              <w:divBdr>
                <w:top w:val="none" w:sz="0" w:space="0" w:color="auto"/>
                <w:left w:val="none" w:sz="0" w:space="0" w:color="auto"/>
                <w:bottom w:val="none" w:sz="0" w:space="0" w:color="auto"/>
                <w:right w:val="none" w:sz="0" w:space="0" w:color="auto"/>
              </w:divBdr>
            </w:div>
            <w:div w:id="1195264295">
              <w:marLeft w:val="0"/>
              <w:marRight w:val="0"/>
              <w:marTop w:val="0"/>
              <w:marBottom w:val="0"/>
              <w:divBdr>
                <w:top w:val="none" w:sz="0" w:space="0" w:color="auto"/>
                <w:left w:val="none" w:sz="0" w:space="0" w:color="auto"/>
                <w:bottom w:val="none" w:sz="0" w:space="0" w:color="auto"/>
                <w:right w:val="none" w:sz="0" w:space="0" w:color="auto"/>
              </w:divBdr>
            </w:div>
            <w:div w:id="1951738360">
              <w:marLeft w:val="0"/>
              <w:marRight w:val="0"/>
              <w:marTop w:val="0"/>
              <w:marBottom w:val="0"/>
              <w:divBdr>
                <w:top w:val="none" w:sz="0" w:space="0" w:color="auto"/>
                <w:left w:val="none" w:sz="0" w:space="0" w:color="auto"/>
                <w:bottom w:val="none" w:sz="0" w:space="0" w:color="auto"/>
                <w:right w:val="none" w:sz="0" w:space="0" w:color="auto"/>
              </w:divBdr>
            </w:div>
            <w:div w:id="325397426">
              <w:marLeft w:val="0"/>
              <w:marRight w:val="0"/>
              <w:marTop w:val="0"/>
              <w:marBottom w:val="0"/>
              <w:divBdr>
                <w:top w:val="none" w:sz="0" w:space="0" w:color="auto"/>
                <w:left w:val="none" w:sz="0" w:space="0" w:color="auto"/>
                <w:bottom w:val="none" w:sz="0" w:space="0" w:color="auto"/>
                <w:right w:val="none" w:sz="0" w:space="0" w:color="auto"/>
              </w:divBdr>
            </w:div>
            <w:div w:id="1399397943">
              <w:marLeft w:val="0"/>
              <w:marRight w:val="0"/>
              <w:marTop w:val="0"/>
              <w:marBottom w:val="0"/>
              <w:divBdr>
                <w:top w:val="none" w:sz="0" w:space="0" w:color="auto"/>
                <w:left w:val="none" w:sz="0" w:space="0" w:color="auto"/>
                <w:bottom w:val="none" w:sz="0" w:space="0" w:color="auto"/>
                <w:right w:val="none" w:sz="0" w:space="0" w:color="auto"/>
              </w:divBdr>
            </w:div>
            <w:div w:id="923034587">
              <w:marLeft w:val="0"/>
              <w:marRight w:val="0"/>
              <w:marTop w:val="0"/>
              <w:marBottom w:val="0"/>
              <w:divBdr>
                <w:top w:val="none" w:sz="0" w:space="0" w:color="auto"/>
                <w:left w:val="none" w:sz="0" w:space="0" w:color="auto"/>
                <w:bottom w:val="none" w:sz="0" w:space="0" w:color="auto"/>
                <w:right w:val="none" w:sz="0" w:space="0" w:color="auto"/>
              </w:divBdr>
            </w:div>
            <w:div w:id="1992825694">
              <w:marLeft w:val="0"/>
              <w:marRight w:val="0"/>
              <w:marTop w:val="0"/>
              <w:marBottom w:val="0"/>
              <w:divBdr>
                <w:top w:val="none" w:sz="0" w:space="0" w:color="auto"/>
                <w:left w:val="none" w:sz="0" w:space="0" w:color="auto"/>
                <w:bottom w:val="none" w:sz="0" w:space="0" w:color="auto"/>
                <w:right w:val="none" w:sz="0" w:space="0" w:color="auto"/>
              </w:divBdr>
            </w:div>
            <w:div w:id="2024353828">
              <w:marLeft w:val="0"/>
              <w:marRight w:val="0"/>
              <w:marTop w:val="0"/>
              <w:marBottom w:val="0"/>
              <w:divBdr>
                <w:top w:val="none" w:sz="0" w:space="0" w:color="auto"/>
                <w:left w:val="none" w:sz="0" w:space="0" w:color="auto"/>
                <w:bottom w:val="none" w:sz="0" w:space="0" w:color="auto"/>
                <w:right w:val="none" w:sz="0" w:space="0" w:color="auto"/>
              </w:divBdr>
            </w:div>
            <w:div w:id="1821919581">
              <w:marLeft w:val="0"/>
              <w:marRight w:val="0"/>
              <w:marTop w:val="0"/>
              <w:marBottom w:val="0"/>
              <w:divBdr>
                <w:top w:val="none" w:sz="0" w:space="0" w:color="auto"/>
                <w:left w:val="none" w:sz="0" w:space="0" w:color="auto"/>
                <w:bottom w:val="none" w:sz="0" w:space="0" w:color="auto"/>
                <w:right w:val="none" w:sz="0" w:space="0" w:color="auto"/>
              </w:divBdr>
            </w:div>
            <w:div w:id="394276028">
              <w:marLeft w:val="0"/>
              <w:marRight w:val="0"/>
              <w:marTop w:val="0"/>
              <w:marBottom w:val="0"/>
              <w:divBdr>
                <w:top w:val="none" w:sz="0" w:space="0" w:color="auto"/>
                <w:left w:val="none" w:sz="0" w:space="0" w:color="auto"/>
                <w:bottom w:val="none" w:sz="0" w:space="0" w:color="auto"/>
                <w:right w:val="none" w:sz="0" w:space="0" w:color="auto"/>
              </w:divBdr>
            </w:div>
            <w:div w:id="1028137812">
              <w:marLeft w:val="0"/>
              <w:marRight w:val="0"/>
              <w:marTop w:val="0"/>
              <w:marBottom w:val="0"/>
              <w:divBdr>
                <w:top w:val="none" w:sz="0" w:space="0" w:color="auto"/>
                <w:left w:val="none" w:sz="0" w:space="0" w:color="auto"/>
                <w:bottom w:val="none" w:sz="0" w:space="0" w:color="auto"/>
                <w:right w:val="none" w:sz="0" w:space="0" w:color="auto"/>
              </w:divBdr>
            </w:div>
            <w:div w:id="1679195521">
              <w:marLeft w:val="0"/>
              <w:marRight w:val="0"/>
              <w:marTop w:val="0"/>
              <w:marBottom w:val="0"/>
              <w:divBdr>
                <w:top w:val="none" w:sz="0" w:space="0" w:color="auto"/>
                <w:left w:val="none" w:sz="0" w:space="0" w:color="auto"/>
                <w:bottom w:val="none" w:sz="0" w:space="0" w:color="auto"/>
                <w:right w:val="none" w:sz="0" w:space="0" w:color="auto"/>
              </w:divBdr>
            </w:div>
            <w:div w:id="2031831575">
              <w:marLeft w:val="0"/>
              <w:marRight w:val="0"/>
              <w:marTop w:val="0"/>
              <w:marBottom w:val="0"/>
              <w:divBdr>
                <w:top w:val="none" w:sz="0" w:space="0" w:color="auto"/>
                <w:left w:val="none" w:sz="0" w:space="0" w:color="auto"/>
                <w:bottom w:val="none" w:sz="0" w:space="0" w:color="auto"/>
                <w:right w:val="none" w:sz="0" w:space="0" w:color="auto"/>
              </w:divBdr>
            </w:div>
            <w:div w:id="1776247545">
              <w:marLeft w:val="0"/>
              <w:marRight w:val="0"/>
              <w:marTop w:val="0"/>
              <w:marBottom w:val="0"/>
              <w:divBdr>
                <w:top w:val="none" w:sz="0" w:space="0" w:color="auto"/>
                <w:left w:val="none" w:sz="0" w:space="0" w:color="auto"/>
                <w:bottom w:val="none" w:sz="0" w:space="0" w:color="auto"/>
                <w:right w:val="none" w:sz="0" w:space="0" w:color="auto"/>
              </w:divBdr>
            </w:div>
            <w:div w:id="145703757">
              <w:marLeft w:val="0"/>
              <w:marRight w:val="0"/>
              <w:marTop w:val="0"/>
              <w:marBottom w:val="0"/>
              <w:divBdr>
                <w:top w:val="none" w:sz="0" w:space="0" w:color="auto"/>
                <w:left w:val="none" w:sz="0" w:space="0" w:color="auto"/>
                <w:bottom w:val="none" w:sz="0" w:space="0" w:color="auto"/>
                <w:right w:val="none" w:sz="0" w:space="0" w:color="auto"/>
              </w:divBdr>
            </w:div>
            <w:div w:id="2131122443">
              <w:marLeft w:val="0"/>
              <w:marRight w:val="0"/>
              <w:marTop w:val="0"/>
              <w:marBottom w:val="0"/>
              <w:divBdr>
                <w:top w:val="none" w:sz="0" w:space="0" w:color="auto"/>
                <w:left w:val="none" w:sz="0" w:space="0" w:color="auto"/>
                <w:bottom w:val="none" w:sz="0" w:space="0" w:color="auto"/>
                <w:right w:val="none" w:sz="0" w:space="0" w:color="auto"/>
              </w:divBdr>
            </w:div>
            <w:div w:id="641693879">
              <w:marLeft w:val="0"/>
              <w:marRight w:val="0"/>
              <w:marTop w:val="0"/>
              <w:marBottom w:val="0"/>
              <w:divBdr>
                <w:top w:val="none" w:sz="0" w:space="0" w:color="auto"/>
                <w:left w:val="none" w:sz="0" w:space="0" w:color="auto"/>
                <w:bottom w:val="none" w:sz="0" w:space="0" w:color="auto"/>
                <w:right w:val="none" w:sz="0" w:space="0" w:color="auto"/>
              </w:divBdr>
            </w:div>
            <w:div w:id="545485506">
              <w:marLeft w:val="0"/>
              <w:marRight w:val="0"/>
              <w:marTop w:val="0"/>
              <w:marBottom w:val="0"/>
              <w:divBdr>
                <w:top w:val="none" w:sz="0" w:space="0" w:color="auto"/>
                <w:left w:val="none" w:sz="0" w:space="0" w:color="auto"/>
                <w:bottom w:val="none" w:sz="0" w:space="0" w:color="auto"/>
                <w:right w:val="none" w:sz="0" w:space="0" w:color="auto"/>
              </w:divBdr>
            </w:div>
            <w:div w:id="808667437">
              <w:marLeft w:val="0"/>
              <w:marRight w:val="0"/>
              <w:marTop w:val="0"/>
              <w:marBottom w:val="0"/>
              <w:divBdr>
                <w:top w:val="none" w:sz="0" w:space="0" w:color="auto"/>
                <w:left w:val="none" w:sz="0" w:space="0" w:color="auto"/>
                <w:bottom w:val="none" w:sz="0" w:space="0" w:color="auto"/>
                <w:right w:val="none" w:sz="0" w:space="0" w:color="auto"/>
              </w:divBdr>
            </w:div>
            <w:div w:id="1873178745">
              <w:marLeft w:val="0"/>
              <w:marRight w:val="0"/>
              <w:marTop w:val="0"/>
              <w:marBottom w:val="0"/>
              <w:divBdr>
                <w:top w:val="none" w:sz="0" w:space="0" w:color="auto"/>
                <w:left w:val="none" w:sz="0" w:space="0" w:color="auto"/>
                <w:bottom w:val="none" w:sz="0" w:space="0" w:color="auto"/>
                <w:right w:val="none" w:sz="0" w:space="0" w:color="auto"/>
              </w:divBdr>
            </w:div>
            <w:div w:id="1962345097">
              <w:marLeft w:val="0"/>
              <w:marRight w:val="0"/>
              <w:marTop w:val="0"/>
              <w:marBottom w:val="0"/>
              <w:divBdr>
                <w:top w:val="none" w:sz="0" w:space="0" w:color="auto"/>
                <w:left w:val="none" w:sz="0" w:space="0" w:color="auto"/>
                <w:bottom w:val="none" w:sz="0" w:space="0" w:color="auto"/>
                <w:right w:val="none" w:sz="0" w:space="0" w:color="auto"/>
              </w:divBdr>
            </w:div>
            <w:div w:id="1327056663">
              <w:marLeft w:val="0"/>
              <w:marRight w:val="0"/>
              <w:marTop w:val="0"/>
              <w:marBottom w:val="0"/>
              <w:divBdr>
                <w:top w:val="none" w:sz="0" w:space="0" w:color="auto"/>
                <w:left w:val="none" w:sz="0" w:space="0" w:color="auto"/>
                <w:bottom w:val="none" w:sz="0" w:space="0" w:color="auto"/>
                <w:right w:val="none" w:sz="0" w:space="0" w:color="auto"/>
              </w:divBdr>
            </w:div>
            <w:div w:id="1597013185">
              <w:marLeft w:val="0"/>
              <w:marRight w:val="0"/>
              <w:marTop w:val="0"/>
              <w:marBottom w:val="0"/>
              <w:divBdr>
                <w:top w:val="none" w:sz="0" w:space="0" w:color="auto"/>
                <w:left w:val="none" w:sz="0" w:space="0" w:color="auto"/>
                <w:bottom w:val="none" w:sz="0" w:space="0" w:color="auto"/>
                <w:right w:val="none" w:sz="0" w:space="0" w:color="auto"/>
              </w:divBdr>
            </w:div>
            <w:div w:id="561865271">
              <w:marLeft w:val="0"/>
              <w:marRight w:val="0"/>
              <w:marTop w:val="0"/>
              <w:marBottom w:val="0"/>
              <w:divBdr>
                <w:top w:val="none" w:sz="0" w:space="0" w:color="auto"/>
                <w:left w:val="none" w:sz="0" w:space="0" w:color="auto"/>
                <w:bottom w:val="none" w:sz="0" w:space="0" w:color="auto"/>
                <w:right w:val="none" w:sz="0" w:space="0" w:color="auto"/>
              </w:divBdr>
            </w:div>
            <w:div w:id="168061304">
              <w:marLeft w:val="0"/>
              <w:marRight w:val="0"/>
              <w:marTop w:val="0"/>
              <w:marBottom w:val="0"/>
              <w:divBdr>
                <w:top w:val="none" w:sz="0" w:space="0" w:color="auto"/>
                <w:left w:val="none" w:sz="0" w:space="0" w:color="auto"/>
                <w:bottom w:val="none" w:sz="0" w:space="0" w:color="auto"/>
                <w:right w:val="none" w:sz="0" w:space="0" w:color="auto"/>
              </w:divBdr>
            </w:div>
            <w:div w:id="1404840611">
              <w:marLeft w:val="0"/>
              <w:marRight w:val="0"/>
              <w:marTop w:val="0"/>
              <w:marBottom w:val="0"/>
              <w:divBdr>
                <w:top w:val="none" w:sz="0" w:space="0" w:color="auto"/>
                <w:left w:val="none" w:sz="0" w:space="0" w:color="auto"/>
                <w:bottom w:val="none" w:sz="0" w:space="0" w:color="auto"/>
                <w:right w:val="none" w:sz="0" w:space="0" w:color="auto"/>
              </w:divBdr>
            </w:div>
            <w:div w:id="1286038486">
              <w:marLeft w:val="0"/>
              <w:marRight w:val="0"/>
              <w:marTop w:val="0"/>
              <w:marBottom w:val="0"/>
              <w:divBdr>
                <w:top w:val="none" w:sz="0" w:space="0" w:color="auto"/>
                <w:left w:val="none" w:sz="0" w:space="0" w:color="auto"/>
                <w:bottom w:val="none" w:sz="0" w:space="0" w:color="auto"/>
                <w:right w:val="none" w:sz="0" w:space="0" w:color="auto"/>
              </w:divBdr>
            </w:div>
            <w:div w:id="883520187">
              <w:marLeft w:val="0"/>
              <w:marRight w:val="0"/>
              <w:marTop w:val="0"/>
              <w:marBottom w:val="0"/>
              <w:divBdr>
                <w:top w:val="none" w:sz="0" w:space="0" w:color="auto"/>
                <w:left w:val="none" w:sz="0" w:space="0" w:color="auto"/>
                <w:bottom w:val="none" w:sz="0" w:space="0" w:color="auto"/>
                <w:right w:val="none" w:sz="0" w:space="0" w:color="auto"/>
              </w:divBdr>
            </w:div>
            <w:div w:id="304940898">
              <w:marLeft w:val="0"/>
              <w:marRight w:val="0"/>
              <w:marTop w:val="0"/>
              <w:marBottom w:val="0"/>
              <w:divBdr>
                <w:top w:val="none" w:sz="0" w:space="0" w:color="auto"/>
                <w:left w:val="none" w:sz="0" w:space="0" w:color="auto"/>
                <w:bottom w:val="none" w:sz="0" w:space="0" w:color="auto"/>
                <w:right w:val="none" w:sz="0" w:space="0" w:color="auto"/>
              </w:divBdr>
            </w:div>
            <w:div w:id="833451516">
              <w:marLeft w:val="0"/>
              <w:marRight w:val="0"/>
              <w:marTop w:val="0"/>
              <w:marBottom w:val="0"/>
              <w:divBdr>
                <w:top w:val="none" w:sz="0" w:space="0" w:color="auto"/>
                <w:left w:val="none" w:sz="0" w:space="0" w:color="auto"/>
                <w:bottom w:val="none" w:sz="0" w:space="0" w:color="auto"/>
                <w:right w:val="none" w:sz="0" w:space="0" w:color="auto"/>
              </w:divBdr>
            </w:div>
            <w:div w:id="2032490061">
              <w:marLeft w:val="0"/>
              <w:marRight w:val="0"/>
              <w:marTop w:val="0"/>
              <w:marBottom w:val="0"/>
              <w:divBdr>
                <w:top w:val="none" w:sz="0" w:space="0" w:color="auto"/>
                <w:left w:val="none" w:sz="0" w:space="0" w:color="auto"/>
                <w:bottom w:val="none" w:sz="0" w:space="0" w:color="auto"/>
                <w:right w:val="none" w:sz="0" w:space="0" w:color="auto"/>
              </w:divBdr>
            </w:div>
            <w:div w:id="1553613565">
              <w:marLeft w:val="0"/>
              <w:marRight w:val="0"/>
              <w:marTop w:val="0"/>
              <w:marBottom w:val="0"/>
              <w:divBdr>
                <w:top w:val="none" w:sz="0" w:space="0" w:color="auto"/>
                <w:left w:val="none" w:sz="0" w:space="0" w:color="auto"/>
                <w:bottom w:val="none" w:sz="0" w:space="0" w:color="auto"/>
                <w:right w:val="none" w:sz="0" w:space="0" w:color="auto"/>
              </w:divBdr>
            </w:div>
            <w:div w:id="2033411275">
              <w:marLeft w:val="0"/>
              <w:marRight w:val="0"/>
              <w:marTop w:val="0"/>
              <w:marBottom w:val="0"/>
              <w:divBdr>
                <w:top w:val="none" w:sz="0" w:space="0" w:color="auto"/>
                <w:left w:val="none" w:sz="0" w:space="0" w:color="auto"/>
                <w:bottom w:val="none" w:sz="0" w:space="0" w:color="auto"/>
                <w:right w:val="none" w:sz="0" w:space="0" w:color="auto"/>
              </w:divBdr>
            </w:div>
            <w:div w:id="1868641466">
              <w:marLeft w:val="0"/>
              <w:marRight w:val="0"/>
              <w:marTop w:val="0"/>
              <w:marBottom w:val="0"/>
              <w:divBdr>
                <w:top w:val="none" w:sz="0" w:space="0" w:color="auto"/>
                <w:left w:val="none" w:sz="0" w:space="0" w:color="auto"/>
                <w:bottom w:val="none" w:sz="0" w:space="0" w:color="auto"/>
                <w:right w:val="none" w:sz="0" w:space="0" w:color="auto"/>
              </w:divBdr>
            </w:div>
            <w:div w:id="1316765702">
              <w:marLeft w:val="0"/>
              <w:marRight w:val="0"/>
              <w:marTop w:val="0"/>
              <w:marBottom w:val="0"/>
              <w:divBdr>
                <w:top w:val="none" w:sz="0" w:space="0" w:color="auto"/>
                <w:left w:val="none" w:sz="0" w:space="0" w:color="auto"/>
                <w:bottom w:val="none" w:sz="0" w:space="0" w:color="auto"/>
                <w:right w:val="none" w:sz="0" w:space="0" w:color="auto"/>
              </w:divBdr>
            </w:div>
            <w:div w:id="832718856">
              <w:marLeft w:val="0"/>
              <w:marRight w:val="0"/>
              <w:marTop w:val="0"/>
              <w:marBottom w:val="0"/>
              <w:divBdr>
                <w:top w:val="none" w:sz="0" w:space="0" w:color="auto"/>
                <w:left w:val="none" w:sz="0" w:space="0" w:color="auto"/>
                <w:bottom w:val="none" w:sz="0" w:space="0" w:color="auto"/>
                <w:right w:val="none" w:sz="0" w:space="0" w:color="auto"/>
              </w:divBdr>
            </w:div>
            <w:div w:id="1741833019">
              <w:marLeft w:val="0"/>
              <w:marRight w:val="0"/>
              <w:marTop w:val="0"/>
              <w:marBottom w:val="0"/>
              <w:divBdr>
                <w:top w:val="none" w:sz="0" w:space="0" w:color="auto"/>
                <w:left w:val="none" w:sz="0" w:space="0" w:color="auto"/>
                <w:bottom w:val="none" w:sz="0" w:space="0" w:color="auto"/>
                <w:right w:val="none" w:sz="0" w:space="0" w:color="auto"/>
              </w:divBdr>
            </w:div>
            <w:div w:id="1162351586">
              <w:marLeft w:val="0"/>
              <w:marRight w:val="0"/>
              <w:marTop w:val="0"/>
              <w:marBottom w:val="0"/>
              <w:divBdr>
                <w:top w:val="none" w:sz="0" w:space="0" w:color="auto"/>
                <w:left w:val="none" w:sz="0" w:space="0" w:color="auto"/>
                <w:bottom w:val="none" w:sz="0" w:space="0" w:color="auto"/>
                <w:right w:val="none" w:sz="0" w:space="0" w:color="auto"/>
              </w:divBdr>
            </w:div>
            <w:div w:id="1097482321">
              <w:marLeft w:val="0"/>
              <w:marRight w:val="0"/>
              <w:marTop w:val="0"/>
              <w:marBottom w:val="0"/>
              <w:divBdr>
                <w:top w:val="none" w:sz="0" w:space="0" w:color="auto"/>
                <w:left w:val="none" w:sz="0" w:space="0" w:color="auto"/>
                <w:bottom w:val="none" w:sz="0" w:space="0" w:color="auto"/>
                <w:right w:val="none" w:sz="0" w:space="0" w:color="auto"/>
              </w:divBdr>
            </w:div>
            <w:div w:id="148986225">
              <w:marLeft w:val="0"/>
              <w:marRight w:val="0"/>
              <w:marTop w:val="0"/>
              <w:marBottom w:val="0"/>
              <w:divBdr>
                <w:top w:val="none" w:sz="0" w:space="0" w:color="auto"/>
                <w:left w:val="none" w:sz="0" w:space="0" w:color="auto"/>
                <w:bottom w:val="none" w:sz="0" w:space="0" w:color="auto"/>
                <w:right w:val="none" w:sz="0" w:space="0" w:color="auto"/>
              </w:divBdr>
            </w:div>
            <w:div w:id="1697345708">
              <w:marLeft w:val="0"/>
              <w:marRight w:val="0"/>
              <w:marTop w:val="0"/>
              <w:marBottom w:val="0"/>
              <w:divBdr>
                <w:top w:val="none" w:sz="0" w:space="0" w:color="auto"/>
                <w:left w:val="none" w:sz="0" w:space="0" w:color="auto"/>
                <w:bottom w:val="none" w:sz="0" w:space="0" w:color="auto"/>
                <w:right w:val="none" w:sz="0" w:space="0" w:color="auto"/>
              </w:divBdr>
            </w:div>
            <w:div w:id="839587924">
              <w:marLeft w:val="0"/>
              <w:marRight w:val="0"/>
              <w:marTop w:val="0"/>
              <w:marBottom w:val="0"/>
              <w:divBdr>
                <w:top w:val="none" w:sz="0" w:space="0" w:color="auto"/>
                <w:left w:val="none" w:sz="0" w:space="0" w:color="auto"/>
                <w:bottom w:val="none" w:sz="0" w:space="0" w:color="auto"/>
                <w:right w:val="none" w:sz="0" w:space="0" w:color="auto"/>
              </w:divBdr>
            </w:div>
            <w:div w:id="1509128724">
              <w:marLeft w:val="0"/>
              <w:marRight w:val="0"/>
              <w:marTop w:val="0"/>
              <w:marBottom w:val="0"/>
              <w:divBdr>
                <w:top w:val="none" w:sz="0" w:space="0" w:color="auto"/>
                <w:left w:val="none" w:sz="0" w:space="0" w:color="auto"/>
                <w:bottom w:val="none" w:sz="0" w:space="0" w:color="auto"/>
                <w:right w:val="none" w:sz="0" w:space="0" w:color="auto"/>
              </w:divBdr>
            </w:div>
            <w:div w:id="48578910">
              <w:marLeft w:val="0"/>
              <w:marRight w:val="0"/>
              <w:marTop w:val="0"/>
              <w:marBottom w:val="0"/>
              <w:divBdr>
                <w:top w:val="none" w:sz="0" w:space="0" w:color="auto"/>
                <w:left w:val="none" w:sz="0" w:space="0" w:color="auto"/>
                <w:bottom w:val="none" w:sz="0" w:space="0" w:color="auto"/>
                <w:right w:val="none" w:sz="0" w:space="0" w:color="auto"/>
              </w:divBdr>
            </w:div>
            <w:div w:id="1160776648">
              <w:marLeft w:val="0"/>
              <w:marRight w:val="0"/>
              <w:marTop w:val="0"/>
              <w:marBottom w:val="0"/>
              <w:divBdr>
                <w:top w:val="none" w:sz="0" w:space="0" w:color="auto"/>
                <w:left w:val="none" w:sz="0" w:space="0" w:color="auto"/>
                <w:bottom w:val="none" w:sz="0" w:space="0" w:color="auto"/>
                <w:right w:val="none" w:sz="0" w:space="0" w:color="auto"/>
              </w:divBdr>
            </w:div>
            <w:div w:id="66847787">
              <w:marLeft w:val="0"/>
              <w:marRight w:val="0"/>
              <w:marTop w:val="0"/>
              <w:marBottom w:val="0"/>
              <w:divBdr>
                <w:top w:val="none" w:sz="0" w:space="0" w:color="auto"/>
                <w:left w:val="none" w:sz="0" w:space="0" w:color="auto"/>
                <w:bottom w:val="none" w:sz="0" w:space="0" w:color="auto"/>
                <w:right w:val="none" w:sz="0" w:space="0" w:color="auto"/>
              </w:divBdr>
            </w:div>
            <w:div w:id="1665551558">
              <w:marLeft w:val="0"/>
              <w:marRight w:val="0"/>
              <w:marTop w:val="0"/>
              <w:marBottom w:val="0"/>
              <w:divBdr>
                <w:top w:val="none" w:sz="0" w:space="0" w:color="auto"/>
                <w:left w:val="none" w:sz="0" w:space="0" w:color="auto"/>
                <w:bottom w:val="none" w:sz="0" w:space="0" w:color="auto"/>
                <w:right w:val="none" w:sz="0" w:space="0" w:color="auto"/>
              </w:divBdr>
            </w:div>
            <w:div w:id="1947542284">
              <w:marLeft w:val="0"/>
              <w:marRight w:val="0"/>
              <w:marTop w:val="0"/>
              <w:marBottom w:val="0"/>
              <w:divBdr>
                <w:top w:val="none" w:sz="0" w:space="0" w:color="auto"/>
                <w:left w:val="none" w:sz="0" w:space="0" w:color="auto"/>
                <w:bottom w:val="none" w:sz="0" w:space="0" w:color="auto"/>
                <w:right w:val="none" w:sz="0" w:space="0" w:color="auto"/>
              </w:divBdr>
            </w:div>
            <w:div w:id="445466626">
              <w:marLeft w:val="0"/>
              <w:marRight w:val="0"/>
              <w:marTop w:val="0"/>
              <w:marBottom w:val="0"/>
              <w:divBdr>
                <w:top w:val="none" w:sz="0" w:space="0" w:color="auto"/>
                <w:left w:val="none" w:sz="0" w:space="0" w:color="auto"/>
                <w:bottom w:val="none" w:sz="0" w:space="0" w:color="auto"/>
                <w:right w:val="none" w:sz="0" w:space="0" w:color="auto"/>
              </w:divBdr>
            </w:div>
            <w:div w:id="96339199">
              <w:marLeft w:val="0"/>
              <w:marRight w:val="0"/>
              <w:marTop w:val="0"/>
              <w:marBottom w:val="0"/>
              <w:divBdr>
                <w:top w:val="none" w:sz="0" w:space="0" w:color="auto"/>
                <w:left w:val="none" w:sz="0" w:space="0" w:color="auto"/>
                <w:bottom w:val="none" w:sz="0" w:space="0" w:color="auto"/>
                <w:right w:val="none" w:sz="0" w:space="0" w:color="auto"/>
              </w:divBdr>
            </w:div>
            <w:div w:id="1174687285">
              <w:marLeft w:val="0"/>
              <w:marRight w:val="0"/>
              <w:marTop w:val="0"/>
              <w:marBottom w:val="0"/>
              <w:divBdr>
                <w:top w:val="none" w:sz="0" w:space="0" w:color="auto"/>
                <w:left w:val="none" w:sz="0" w:space="0" w:color="auto"/>
                <w:bottom w:val="none" w:sz="0" w:space="0" w:color="auto"/>
                <w:right w:val="none" w:sz="0" w:space="0" w:color="auto"/>
              </w:divBdr>
            </w:div>
            <w:div w:id="1754157517">
              <w:marLeft w:val="0"/>
              <w:marRight w:val="0"/>
              <w:marTop w:val="0"/>
              <w:marBottom w:val="0"/>
              <w:divBdr>
                <w:top w:val="none" w:sz="0" w:space="0" w:color="auto"/>
                <w:left w:val="none" w:sz="0" w:space="0" w:color="auto"/>
                <w:bottom w:val="none" w:sz="0" w:space="0" w:color="auto"/>
                <w:right w:val="none" w:sz="0" w:space="0" w:color="auto"/>
              </w:divBdr>
            </w:div>
            <w:div w:id="1409645785">
              <w:marLeft w:val="0"/>
              <w:marRight w:val="0"/>
              <w:marTop w:val="0"/>
              <w:marBottom w:val="0"/>
              <w:divBdr>
                <w:top w:val="none" w:sz="0" w:space="0" w:color="auto"/>
                <w:left w:val="none" w:sz="0" w:space="0" w:color="auto"/>
                <w:bottom w:val="none" w:sz="0" w:space="0" w:color="auto"/>
                <w:right w:val="none" w:sz="0" w:space="0" w:color="auto"/>
              </w:divBdr>
            </w:div>
            <w:div w:id="1264799475">
              <w:marLeft w:val="0"/>
              <w:marRight w:val="0"/>
              <w:marTop w:val="0"/>
              <w:marBottom w:val="0"/>
              <w:divBdr>
                <w:top w:val="none" w:sz="0" w:space="0" w:color="auto"/>
                <w:left w:val="none" w:sz="0" w:space="0" w:color="auto"/>
                <w:bottom w:val="none" w:sz="0" w:space="0" w:color="auto"/>
                <w:right w:val="none" w:sz="0" w:space="0" w:color="auto"/>
              </w:divBdr>
            </w:div>
            <w:div w:id="1415856750">
              <w:marLeft w:val="0"/>
              <w:marRight w:val="0"/>
              <w:marTop w:val="0"/>
              <w:marBottom w:val="0"/>
              <w:divBdr>
                <w:top w:val="none" w:sz="0" w:space="0" w:color="auto"/>
                <w:left w:val="none" w:sz="0" w:space="0" w:color="auto"/>
                <w:bottom w:val="none" w:sz="0" w:space="0" w:color="auto"/>
                <w:right w:val="none" w:sz="0" w:space="0" w:color="auto"/>
              </w:divBdr>
            </w:div>
            <w:div w:id="348873831">
              <w:marLeft w:val="0"/>
              <w:marRight w:val="0"/>
              <w:marTop w:val="0"/>
              <w:marBottom w:val="0"/>
              <w:divBdr>
                <w:top w:val="none" w:sz="0" w:space="0" w:color="auto"/>
                <w:left w:val="none" w:sz="0" w:space="0" w:color="auto"/>
                <w:bottom w:val="none" w:sz="0" w:space="0" w:color="auto"/>
                <w:right w:val="none" w:sz="0" w:space="0" w:color="auto"/>
              </w:divBdr>
            </w:div>
            <w:div w:id="1792355132">
              <w:marLeft w:val="0"/>
              <w:marRight w:val="0"/>
              <w:marTop w:val="0"/>
              <w:marBottom w:val="0"/>
              <w:divBdr>
                <w:top w:val="none" w:sz="0" w:space="0" w:color="auto"/>
                <w:left w:val="none" w:sz="0" w:space="0" w:color="auto"/>
                <w:bottom w:val="none" w:sz="0" w:space="0" w:color="auto"/>
                <w:right w:val="none" w:sz="0" w:space="0" w:color="auto"/>
              </w:divBdr>
            </w:div>
            <w:div w:id="709651207">
              <w:marLeft w:val="0"/>
              <w:marRight w:val="0"/>
              <w:marTop w:val="0"/>
              <w:marBottom w:val="0"/>
              <w:divBdr>
                <w:top w:val="none" w:sz="0" w:space="0" w:color="auto"/>
                <w:left w:val="none" w:sz="0" w:space="0" w:color="auto"/>
                <w:bottom w:val="none" w:sz="0" w:space="0" w:color="auto"/>
                <w:right w:val="none" w:sz="0" w:space="0" w:color="auto"/>
              </w:divBdr>
            </w:div>
            <w:div w:id="229315041">
              <w:marLeft w:val="0"/>
              <w:marRight w:val="0"/>
              <w:marTop w:val="0"/>
              <w:marBottom w:val="0"/>
              <w:divBdr>
                <w:top w:val="none" w:sz="0" w:space="0" w:color="auto"/>
                <w:left w:val="none" w:sz="0" w:space="0" w:color="auto"/>
                <w:bottom w:val="none" w:sz="0" w:space="0" w:color="auto"/>
                <w:right w:val="none" w:sz="0" w:space="0" w:color="auto"/>
              </w:divBdr>
            </w:div>
            <w:div w:id="1660689816">
              <w:marLeft w:val="0"/>
              <w:marRight w:val="0"/>
              <w:marTop w:val="0"/>
              <w:marBottom w:val="0"/>
              <w:divBdr>
                <w:top w:val="none" w:sz="0" w:space="0" w:color="auto"/>
                <w:left w:val="none" w:sz="0" w:space="0" w:color="auto"/>
                <w:bottom w:val="none" w:sz="0" w:space="0" w:color="auto"/>
                <w:right w:val="none" w:sz="0" w:space="0" w:color="auto"/>
              </w:divBdr>
            </w:div>
            <w:div w:id="13574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4975">
      <w:bodyDiv w:val="1"/>
      <w:marLeft w:val="0"/>
      <w:marRight w:val="0"/>
      <w:marTop w:val="0"/>
      <w:marBottom w:val="0"/>
      <w:divBdr>
        <w:top w:val="none" w:sz="0" w:space="0" w:color="auto"/>
        <w:left w:val="none" w:sz="0" w:space="0" w:color="auto"/>
        <w:bottom w:val="none" w:sz="0" w:space="0" w:color="auto"/>
        <w:right w:val="none" w:sz="0" w:space="0" w:color="auto"/>
      </w:divBdr>
      <w:divsChild>
        <w:div w:id="412700540">
          <w:marLeft w:val="0"/>
          <w:marRight w:val="0"/>
          <w:marTop w:val="0"/>
          <w:marBottom w:val="0"/>
          <w:divBdr>
            <w:top w:val="none" w:sz="0" w:space="0" w:color="auto"/>
            <w:left w:val="none" w:sz="0" w:space="0" w:color="auto"/>
            <w:bottom w:val="none" w:sz="0" w:space="0" w:color="auto"/>
            <w:right w:val="none" w:sz="0" w:space="0" w:color="auto"/>
          </w:divBdr>
          <w:divsChild>
            <w:div w:id="15742866">
              <w:marLeft w:val="0"/>
              <w:marRight w:val="0"/>
              <w:marTop w:val="0"/>
              <w:marBottom w:val="0"/>
              <w:divBdr>
                <w:top w:val="none" w:sz="0" w:space="0" w:color="auto"/>
                <w:left w:val="none" w:sz="0" w:space="0" w:color="auto"/>
                <w:bottom w:val="none" w:sz="0" w:space="0" w:color="auto"/>
                <w:right w:val="none" w:sz="0" w:space="0" w:color="auto"/>
              </w:divBdr>
            </w:div>
            <w:div w:id="1709529259">
              <w:marLeft w:val="0"/>
              <w:marRight w:val="0"/>
              <w:marTop w:val="0"/>
              <w:marBottom w:val="0"/>
              <w:divBdr>
                <w:top w:val="none" w:sz="0" w:space="0" w:color="auto"/>
                <w:left w:val="none" w:sz="0" w:space="0" w:color="auto"/>
                <w:bottom w:val="none" w:sz="0" w:space="0" w:color="auto"/>
                <w:right w:val="none" w:sz="0" w:space="0" w:color="auto"/>
              </w:divBdr>
            </w:div>
            <w:div w:id="820124166">
              <w:marLeft w:val="0"/>
              <w:marRight w:val="0"/>
              <w:marTop w:val="0"/>
              <w:marBottom w:val="0"/>
              <w:divBdr>
                <w:top w:val="none" w:sz="0" w:space="0" w:color="auto"/>
                <w:left w:val="none" w:sz="0" w:space="0" w:color="auto"/>
                <w:bottom w:val="none" w:sz="0" w:space="0" w:color="auto"/>
                <w:right w:val="none" w:sz="0" w:space="0" w:color="auto"/>
              </w:divBdr>
            </w:div>
            <w:div w:id="1995836374">
              <w:marLeft w:val="0"/>
              <w:marRight w:val="0"/>
              <w:marTop w:val="0"/>
              <w:marBottom w:val="0"/>
              <w:divBdr>
                <w:top w:val="none" w:sz="0" w:space="0" w:color="auto"/>
                <w:left w:val="none" w:sz="0" w:space="0" w:color="auto"/>
                <w:bottom w:val="none" w:sz="0" w:space="0" w:color="auto"/>
                <w:right w:val="none" w:sz="0" w:space="0" w:color="auto"/>
              </w:divBdr>
            </w:div>
            <w:div w:id="660080483">
              <w:marLeft w:val="0"/>
              <w:marRight w:val="0"/>
              <w:marTop w:val="0"/>
              <w:marBottom w:val="0"/>
              <w:divBdr>
                <w:top w:val="none" w:sz="0" w:space="0" w:color="auto"/>
                <w:left w:val="none" w:sz="0" w:space="0" w:color="auto"/>
                <w:bottom w:val="none" w:sz="0" w:space="0" w:color="auto"/>
                <w:right w:val="none" w:sz="0" w:space="0" w:color="auto"/>
              </w:divBdr>
            </w:div>
            <w:div w:id="1591621266">
              <w:marLeft w:val="0"/>
              <w:marRight w:val="0"/>
              <w:marTop w:val="0"/>
              <w:marBottom w:val="0"/>
              <w:divBdr>
                <w:top w:val="none" w:sz="0" w:space="0" w:color="auto"/>
                <w:left w:val="none" w:sz="0" w:space="0" w:color="auto"/>
                <w:bottom w:val="none" w:sz="0" w:space="0" w:color="auto"/>
                <w:right w:val="none" w:sz="0" w:space="0" w:color="auto"/>
              </w:divBdr>
            </w:div>
            <w:div w:id="464198899">
              <w:marLeft w:val="0"/>
              <w:marRight w:val="0"/>
              <w:marTop w:val="0"/>
              <w:marBottom w:val="0"/>
              <w:divBdr>
                <w:top w:val="none" w:sz="0" w:space="0" w:color="auto"/>
                <w:left w:val="none" w:sz="0" w:space="0" w:color="auto"/>
                <w:bottom w:val="none" w:sz="0" w:space="0" w:color="auto"/>
                <w:right w:val="none" w:sz="0" w:space="0" w:color="auto"/>
              </w:divBdr>
            </w:div>
            <w:div w:id="483930375">
              <w:marLeft w:val="0"/>
              <w:marRight w:val="0"/>
              <w:marTop w:val="0"/>
              <w:marBottom w:val="0"/>
              <w:divBdr>
                <w:top w:val="none" w:sz="0" w:space="0" w:color="auto"/>
                <w:left w:val="none" w:sz="0" w:space="0" w:color="auto"/>
                <w:bottom w:val="none" w:sz="0" w:space="0" w:color="auto"/>
                <w:right w:val="none" w:sz="0" w:space="0" w:color="auto"/>
              </w:divBdr>
            </w:div>
            <w:div w:id="1933273621">
              <w:marLeft w:val="0"/>
              <w:marRight w:val="0"/>
              <w:marTop w:val="0"/>
              <w:marBottom w:val="0"/>
              <w:divBdr>
                <w:top w:val="none" w:sz="0" w:space="0" w:color="auto"/>
                <w:left w:val="none" w:sz="0" w:space="0" w:color="auto"/>
                <w:bottom w:val="none" w:sz="0" w:space="0" w:color="auto"/>
                <w:right w:val="none" w:sz="0" w:space="0" w:color="auto"/>
              </w:divBdr>
            </w:div>
            <w:div w:id="1310939787">
              <w:marLeft w:val="0"/>
              <w:marRight w:val="0"/>
              <w:marTop w:val="0"/>
              <w:marBottom w:val="0"/>
              <w:divBdr>
                <w:top w:val="none" w:sz="0" w:space="0" w:color="auto"/>
                <w:left w:val="none" w:sz="0" w:space="0" w:color="auto"/>
                <w:bottom w:val="none" w:sz="0" w:space="0" w:color="auto"/>
                <w:right w:val="none" w:sz="0" w:space="0" w:color="auto"/>
              </w:divBdr>
            </w:div>
            <w:div w:id="784159849">
              <w:marLeft w:val="0"/>
              <w:marRight w:val="0"/>
              <w:marTop w:val="0"/>
              <w:marBottom w:val="0"/>
              <w:divBdr>
                <w:top w:val="none" w:sz="0" w:space="0" w:color="auto"/>
                <w:left w:val="none" w:sz="0" w:space="0" w:color="auto"/>
                <w:bottom w:val="none" w:sz="0" w:space="0" w:color="auto"/>
                <w:right w:val="none" w:sz="0" w:space="0" w:color="auto"/>
              </w:divBdr>
            </w:div>
            <w:div w:id="1842501907">
              <w:marLeft w:val="0"/>
              <w:marRight w:val="0"/>
              <w:marTop w:val="0"/>
              <w:marBottom w:val="0"/>
              <w:divBdr>
                <w:top w:val="none" w:sz="0" w:space="0" w:color="auto"/>
                <w:left w:val="none" w:sz="0" w:space="0" w:color="auto"/>
                <w:bottom w:val="none" w:sz="0" w:space="0" w:color="auto"/>
                <w:right w:val="none" w:sz="0" w:space="0" w:color="auto"/>
              </w:divBdr>
            </w:div>
            <w:div w:id="1580754422">
              <w:marLeft w:val="0"/>
              <w:marRight w:val="0"/>
              <w:marTop w:val="0"/>
              <w:marBottom w:val="0"/>
              <w:divBdr>
                <w:top w:val="none" w:sz="0" w:space="0" w:color="auto"/>
                <w:left w:val="none" w:sz="0" w:space="0" w:color="auto"/>
                <w:bottom w:val="none" w:sz="0" w:space="0" w:color="auto"/>
                <w:right w:val="none" w:sz="0" w:space="0" w:color="auto"/>
              </w:divBdr>
            </w:div>
            <w:div w:id="945499318">
              <w:marLeft w:val="0"/>
              <w:marRight w:val="0"/>
              <w:marTop w:val="0"/>
              <w:marBottom w:val="0"/>
              <w:divBdr>
                <w:top w:val="none" w:sz="0" w:space="0" w:color="auto"/>
                <w:left w:val="none" w:sz="0" w:space="0" w:color="auto"/>
                <w:bottom w:val="none" w:sz="0" w:space="0" w:color="auto"/>
                <w:right w:val="none" w:sz="0" w:space="0" w:color="auto"/>
              </w:divBdr>
            </w:div>
            <w:div w:id="1653096984">
              <w:marLeft w:val="0"/>
              <w:marRight w:val="0"/>
              <w:marTop w:val="0"/>
              <w:marBottom w:val="0"/>
              <w:divBdr>
                <w:top w:val="none" w:sz="0" w:space="0" w:color="auto"/>
                <w:left w:val="none" w:sz="0" w:space="0" w:color="auto"/>
                <w:bottom w:val="none" w:sz="0" w:space="0" w:color="auto"/>
                <w:right w:val="none" w:sz="0" w:space="0" w:color="auto"/>
              </w:divBdr>
            </w:div>
            <w:div w:id="998268908">
              <w:marLeft w:val="0"/>
              <w:marRight w:val="0"/>
              <w:marTop w:val="0"/>
              <w:marBottom w:val="0"/>
              <w:divBdr>
                <w:top w:val="none" w:sz="0" w:space="0" w:color="auto"/>
                <w:left w:val="none" w:sz="0" w:space="0" w:color="auto"/>
                <w:bottom w:val="none" w:sz="0" w:space="0" w:color="auto"/>
                <w:right w:val="none" w:sz="0" w:space="0" w:color="auto"/>
              </w:divBdr>
            </w:div>
            <w:div w:id="69548383">
              <w:marLeft w:val="0"/>
              <w:marRight w:val="0"/>
              <w:marTop w:val="0"/>
              <w:marBottom w:val="0"/>
              <w:divBdr>
                <w:top w:val="none" w:sz="0" w:space="0" w:color="auto"/>
                <w:left w:val="none" w:sz="0" w:space="0" w:color="auto"/>
                <w:bottom w:val="none" w:sz="0" w:space="0" w:color="auto"/>
                <w:right w:val="none" w:sz="0" w:space="0" w:color="auto"/>
              </w:divBdr>
            </w:div>
            <w:div w:id="2096634830">
              <w:marLeft w:val="0"/>
              <w:marRight w:val="0"/>
              <w:marTop w:val="0"/>
              <w:marBottom w:val="0"/>
              <w:divBdr>
                <w:top w:val="none" w:sz="0" w:space="0" w:color="auto"/>
                <w:left w:val="none" w:sz="0" w:space="0" w:color="auto"/>
                <w:bottom w:val="none" w:sz="0" w:space="0" w:color="auto"/>
                <w:right w:val="none" w:sz="0" w:space="0" w:color="auto"/>
              </w:divBdr>
            </w:div>
            <w:div w:id="1336835432">
              <w:marLeft w:val="0"/>
              <w:marRight w:val="0"/>
              <w:marTop w:val="0"/>
              <w:marBottom w:val="0"/>
              <w:divBdr>
                <w:top w:val="none" w:sz="0" w:space="0" w:color="auto"/>
                <w:left w:val="none" w:sz="0" w:space="0" w:color="auto"/>
                <w:bottom w:val="none" w:sz="0" w:space="0" w:color="auto"/>
                <w:right w:val="none" w:sz="0" w:space="0" w:color="auto"/>
              </w:divBdr>
            </w:div>
            <w:div w:id="652678280">
              <w:marLeft w:val="0"/>
              <w:marRight w:val="0"/>
              <w:marTop w:val="0"/>
              <w:marBottom w:val="0"/>
              <w:divBdr>
                <w:top w:val="none" w:sz="0" w:space="0" w:color="auto"/>
                <w:left w:val="none" w:sz="0" w:space="0" w:color="auto"/>
                <w:bottom w:val="none" w:sz="0" w:space="0" w:color="auto"/>
                <w:right w:val="none" w:sz="0" w:space="0" w:color="auto"/>
              </w:divBdr>
            </w:div>
            <w:div w:id="1128157924">
              <w:marLeft w:val="0"/>
              <w:marRight w:val="0"/>
              <w:marTop w:val="0"/>
              <w:marBottom w:val="0"/>
              <w:divBdr>
                <w:top w:val="none" w:sz="0" w:space="0" w:color="auto"/>
                <w:left w:val="none" w:sz="0" w:space="0" w:color="auto"/>
                <w:bottom w:val="none" w:sz="0" w:space="0" w:color="auto"/>
                <w:right w:val="none" w:sz="0" w:space="0" w:color="auto"/>
              </w:divBdr>
            </w:div>
            <w:div w:id="491068828">
              <w:marLeft w:val="0"/>
              <w:marRight w:val="0"/>
              <w:marTop w:val="0"/>
              <w:marBottom w:val="0"/>
              <w:divBdr>
                <w:top w:val="none" w:sz="0" w:space="0" w:color="auto"/>
                <w:left w:val="none" w:sz="0" w:space="0" w:color="auto"/>
                <w:bottom w:val="none" w:sz="0" w:space="0" w:color="auto"/>
                <w:right w:val="none" w:sz="0" w:space="0" w:color="auto"/>
              </w:divBdr>
            </w:div>
            <w:div w:id="1888253226">
              <w:marLeft w:val="0"/>
              <w:marRight w:val="0"/>
              <w:marTop w:val="0"/>
              <w:marBottom w:val="0"/>
              <w:divBdr>
                <w:top w:val="none" w:sz="0" w:space="0" w:color="auto"/>
                <w:left w:val="none" w:sz="0" w:space="0" w:color="auto"/>
                <w:bottom w:val="none" w:sz="0" w:space="0" w:color="auto"/>
                <w:right w:val="none" w:sz="0" w:space="0" w:color="auto"/>
              </w:divBdr>
            </w:div>
            <w:div w:id="1815365980">
              <w:marLeft w:val="0"/>
              <w:marRight w:val="0"/>
              <w:marTop w:val="0"/>
              <w:marBottom w:val="0"/>
              <w:divBdr>
                <w:top w:val="none" w:sz="0" w:space="0" w:color="auto"/>
                <w:left w:val="none" w:sz="0" w:space="0" w:color="auto"/>
                <w:bottom w:val="none" w:sz="0" w:space="0" w:color="auto"/>
                <w:right w:val="none" w:sz="0" w:space="0" w:color="auto"/>
              </w:divBdr>
            </w:div>
            <w:div w:id="1555580596">
              <w:marLeft w:val="0"/>
              <w:marRight w:val="0"/>
              <w:marTop w:val="0"/>
              <w:marBottom w:val="0"/>
              <w:divBdr>
                <w:top w:val="none" w:sz="0" w:space="0" w:color="auto"/>
                <w:left w:val="none" w:sz="0" w:space="0" w:color="auto"/>
                <w:bottom w:val="none" w:sz="0" w:space="0" w:color="auto"/>
                <w:right w:val="none" w:sz="0" w:space="0" w:color="auto"/>
              </w:divBdr>
            </w:div>
            <w:div w:id="344408493">
              <w:marLeft w:val="0"/>
              <w:marRight w:val="0"/>
              <w:marTop w:val="0"/>
              <w:marBottom w:val="0"/>
              <w:divBdr>
                <w:top w:val="none" w:sz="0" w:space="0" w:color="auto"/>
                <w:left w:val="none" w:sz="0" w:space="0" w:color="auto"/>
                <w:bottom w:val="none" w:sz="0" w:space="0" w:color="auto"/>
                <w:right w:val="none" w:sz="0" w:space="0" w:color="auto"/>
              </w:divBdr>
            </w:div>
            <w:div w:id="441264242">
              <w:marLeft w:val="0"/>
              <w:marRight w:val="0"/>
              <w:marTop w:val="0"/>
              <w:marBottom w:val="0"/>
              <w:divBdr>
                <w:top w:val="none" w:sz="0" w:space="0" w:color="auto"/>
                <w:left w:val="none" w:sz="0" w:space="0" w:color="auto"/>
                <w:bottom w:val="none" w:sz="0" w:space="0" w:color="auto"/>
                <w:right w:val="none" w:sz="0" w:space="0" w:color="auto"/>
              </w:divBdr>
            </w:div>
            <w:div w:id="596140811">
              <w:marLeft w:val="0"/>
              <w:marRight w:val="0"/>
              <w:marTop w:val="0"/>
              <w:marBottom w:val="0"/>
              <w:divBdr>
                <w:top w:val="none" w:sz="0" w:space="0" w:color="auto"/>
                <w:left w:val="none" w:sz="0" w:space="0" w:color="auto"/>
                <w:bottom w:val="none" w:sz="0" w:space="0" w:color="auto"/>
                <w:right w:val="none" w:sz="0" w:space="0" w:color="auto"/>
              </w:divBdr>
            </w:div>
            <w:div w:id="831413723">
              <w:marLeft w:val="0"/>
              <w:marRight w:val="0"/>
              <w:marTop w:val="0"/>
              <w:marBottom w:val="0"/>
              <w:divBdr>
                <w:top w:val="none" w:sz="0" w:space="0" w:color="auto"/>
                <w:left w:val="none" w:sz="0" w:space="0" w:color="auto"/>
                <w:bottom w:val="none" w:sz="0" w:space="0" w:color="auto"/>
                <w:right w:val="none" w:sz="0" w:space="0" w:color="auto"/>
              </w:divBdr>
            </w:div>
            <w:div w:id="1309742741">
              <w:marLeft w:val="0"/>
              <w:marRight w:val="0"/>
              <w:marTop w:val="0"/>
              <w:marBottom w:val="0"/>
              <w:divBdr>
                <w:top w:val="none" w:sz="0" w:space="0" w:color="auto"/>
                <w:left w:val="none" w:sz="0" w:space="0" w:color="auto"/>
                <w:bottom w:val="none" w:sz="0" w:space="0" w:color="auto"/>
                <w:right w:val="none" w:sz="0" w:space="0" w:color="auto"/>
              </w:divBdr>
            </w:div>
            <w:div w:id="1358969520">
              <w:marLeft w:val="0"/>
              <w:marRight w:val="0"/>
              <w:marTop w:val="0"/>
              <w:marBottom w:val="0"/>
              <w:divBdr>
                <w:top w:val="none" w:sz="0" w:space="0" w:color="auto"/>
                <w:left w:val="none" w:sz="0" w:space="0" w:color="auto"/>
                <w:bottom w:val="none" w:sz="0" w:space="0" w:color="auto"/>
                <w:right w:val="none" w:sz="0" w:space="0" w:color="auto"/>
              </w:divBdr>
            </w:div>
            <w:div w:id="2248639">
              <w:marLeft w:val="0"/>
              <w:marRight w:val="0"/>
              <w:marTop w:val="0"/>
              <w:marBottom w:val="0"/>
              <w:divBdr>
                <w:top w:val="none" w:sz="0" w:space="0" w:color="auto"/>
                <w:left w:val="none" w:sz="0" w:space="0" w:color="auto"/>
                <w:bottom w:val="none" w:sz="0" w:space="0" w:color="auto"/>
                <w:right w:val="none" w:sz="0" w:space="0" w:color="auto"/>
              </w:divBdr>
            </w:div>
            <w:div w:id="2053652359">
              <w:marLeft w:val="0"/>
              <w:marRight w:val="0"/>
              <w:marTop w:val="0"/>
              <w:marBottom w:val="0"/>
              <w:divBdr>
                <w:top w:val="none" w:sz="0" w:space="0" w:color="auto"/>
                <w:left w:val="none" w:sz="0" w:space="0" w:color="auto"/>
                <w:bottom w:val="none" w:sz="0" w:space="0" w:color="auto"/>
                <w:right w:val="none" w:sz="0" w:space="0" w:color="auto"/>
              </w:divBdr>
            </w:div>
            <w:div w:id="1044019247">
              <w:marLeft w:val="0"/>
              <w:marRight w:val="0"/>
              <w:marTop w:val="0"/>
              <w:marBottom w:val="0"/>
              <w:divBdr>
                <w:top w:val="none" w:sz="0" w:space="0" w:color="auto"/>
                <w:left w:val="none" w:sz="0" w:space="0" w:color="auto"/>
                <w:bottom w:val="none" w:sz="0" w:space="0" w:color="auto"/>
                <w:right w:val="none" w:sz="0" w:space="0" w:color="auto"/>
              </w:divBdr>
            </w:div>
            <w:div w:id="1005285616">
              <w:marLeft w:val="0"/>
              <w:marRight w:val="0"/>
              <w:marTop w:val="0"/>
              <w:marBottom w:val="0"/>
              <w:divBdr>
                <w:top w:val="none" w:sz="0" w:space="0" w:color="auto"/>
                <w:left w:val="none" w:sz="0" w:space="0" w:color="auto"/>
                <w:bottom w:val="none" w:sz="0" w:space="0" w:color="auto"/>
                <w:right w:val="none" w:sz="0" w:space="0" w:color="auto"/>
              </w:divBdr>
            </w:div>
            <w:div w:id="1376853273">
              <w:marLeft w:val="0"/>
              <w:marRight w:val="0"/>
              <w:marTop w:val="0"/>
              <w:marBottom w:val="0"/>
              <w:divBdr>
                <w:top w:val="none" w:sz="0" w:space="0" w:color="auto"/>
                <w:left w:val="none" w:sz="0" w:space="0" w:color="auto"/>
                <w:bottom w:val="none" w:sz="0" w:space="0" w:color="auto"/>
                <w:right w:val="none" w:sz="0" w:space="0" w:color="auto"/>
              </w:divBdr>
            </w:div>
            <w:div w:id="1522206282">
              <w:marLeft w:val="0"/>
              <w:marRight w:val="0"/>
              <w:marTop w:val="0"/>
              <w:marBottom w:val="0"/>
              <w:divBdr>
                <w:top w:val="none" w:sz="0" w:space="0" w:color="auto"/>
                <w:left w:val="none" w:sz="0" w:space="0" w:color="auto"/>
                <w:bottom w:val="none" w:sz="0" w:space="0" w:color="auto"/>
                <w:right w:val="none" w:sz="0" w:space="0" w:color="auto"/>
              </w:divBdr>
            </w:div>
            <w:div w:id="1317028613">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394931534">
              <w:marLeft w:val="0"/>
              <w:marRight w:val="0"/>
              <w:marTop w:val="0"/>
              <w:marBottom w:val="0"/>
              <w:divBdr>
                <w:top w:val="none" w:sz="0" w:space="0" w:color="auto"/>
                <w:left w:val="none" w:sz="0" w:space="0" w:color="auto"/>
                <w:bottom w:val="none" w:sz="0" w:space="0" w:color="auto"/>
                <w:right w:val="none" w:sz="0" w:space="0" w:color="auto"/>
              </w:divBdr>
            </w:div>
            <w:div w:id="789935987">
              <w:marLeft w:val="0"/>
              <w:marRight w:val="0"/>
              <w:marTop w:val="0"/>
              <w:marBottom w:val="0"/>
              <w:divBdr>
                <w:top w:val="none" w:sz="0" w:space="0" w:color="auto"/>
                <w:left w:val="none" w:sz="0" w:space="0" w:color="auto"/>
                <w:bottom w:val="none" w:sz="0" w:space="0" w:color="auto"/>
                <w:right w:val="none" w:sz="0" w:space="0" w:color="auto"/>
              </w:divBdr>
            </w:div>
            <w:div w:id="848254844">
              <w:marLeft w:val="0"/>
              <w:marRight w:val="0"/>
              <w:marTop w:val="0"/>
              <w:marBottom w:val="0"/>
              <w:divBdr>
                <w:top w:val="none" w:sz="0" w:space="0" w:color="auto"/>
                <w:left w:val="none" w:sz="0" w:space="0" w:color="auto"/>
                <w:bottom w:val="none" w:sz="0" w:space="0" w:color="auto"/>
                <w:right w:val="none" w:sz="0" w:space="0" w:color="auto"/>
              </w:divBdr>
            </w:div>
            <w:div w:id="1408959081">
              <w:marLeft w:val="0"/>
              <w:marRight w:val="0"/>
              <w:marTop w:val="0"/>
              <w:marBottom w:val="0"/>
              <w:divBdr>
                <w:top w:val="none" w:sz="0" w:space="0" w:color="auto"/>
                <w:left w:val="none" w:sz="0" w:space="0" w:color="auto"/>
                <w:bottom w:val="none" w:sz="0" w:space="0" w:color="auto"/>
                <w:right w:val="none" w:sz="0" w:space="0" w:color="auto"/>
              </w:divBdr>
            </w:div>
            <w:div w:id="1948079187">
              <w:marLeft w:val="0"/>
              <w:marRight w:val="0"/>
              <w:marTop w:val="0"/>
              <w:marBottom w:val="0"/>
              <w:divBdr>
                <w:top w:val="none" w:sz="0" w:space="0" w:color="auto"/>
                <w:left w:val="none" w:sz="0" w:space="0" w:color="auto"/>
                <w:bottom w:val="none" w:sz="0" w:space="0" w:color="auto"/>
                <w:right w:val="none" w:sz="0" w:space="0" w:color="auto"/>
              </w:divBdr>
            </w:div>
            <w:div w:id="120152206">
              <w:marLeft w:val="0"/>
              <w:marRight w:val="0"/>
              <w:marTop w:val="0"/>
              <w:marBottom w:val="0"/>
              <w:divBdr>
                <w:top w:val="none" w:sz="0" w:space="0" w:color="auto"/>
                <w:left w:val="none" w:sz="0" w:space="0" w:color="auto"/>
                <w:bottom w:val="none" w:sz="0" w:space="0" w:color="auto"/>
                <w:right w:val="none" w:sz="0" w:space="0" w:color="auto"/>
              </w:divBdr>
            </w:div>
            <w:div w:id="1578051763">
              <w:marLeft w:val="0"/>
              <w:marRight w:val="0"/>
              <w:marTop w:val="0"/>
              <w:marBottom w:val="0"/>
              <w:divBdr>
                <w:top w:val="none" w:sz="0" w:space="0" w:color="auto"/>
                <w:left w:val="none" w:sz="0" w:space="0" w:color="auto"/>
                <w:bottom w:val="none" w:sz="0" w:space="0" w:color="auto"/>
                <w:right w:val="none" w:sz="0" w:space="0" w:color="auto"/>
              </w:divBdr>
            </w:div>
            <w:div w:id="37630390">
              <w:marLeft w:val="0"/>
              <w:marRight w:val="0"/>
              <w:marTop w:val="0"/>
              <w:marBottom w:val="0"/>
              <w:divBdr>
                <w:top w:val="none" w:sz="0" w:space="0" w:color="auto"/>
                <w:left w:val="none" w:sz="0" w:space="0" w:color="auto"/>
                <w:bottom w:val="none" w:sz="0" w:space="0" w:color="auto"/>
                <w:right w:val="none" w:sz="0" w:space="0" w:color="auto"/>
              </w:divBdr>
            </w:div>
            <w:div w:id="644237021">
              <w:marLeft w:val="0"/>
              <w:marRight w:val="0"/>
              <w:marTop w:val="0"/>
              <w:marBottom w:val="0"/>
              <w:divBdr>
                <w:top w:val="none" w:sz="0" w:space="0" w:color="auto"/>
                <w:left w:val="none" w:sz="0" w:space="0" w:color="auto"/>
                <w:bottom w:val="none" w:sz="0" w:space="0" w:color="auto"/>
                <w:right w:val="none" w:sz="0" w:space="0" w:color="auto"/>
              </w:divBdr>
            </w:div>
            <w:div w:id="835922743">
              <w:marLeft w:val="0"/>
              <w:marRight w:val="0"/>
              <w:marTop w:val="0"/>
              <w:marBottom w:val="0"/>
              <w:divBdr>
                <w:top w:val="none" w:sz="0" w:space="0" w:color="auto"/>
                <w:left w:val="none" w:sz="0" w:space="0" w:color="auto"/>
                <w:bottom w:val="none" w:sz="0" w:space="0" w:color="auto"/>
                <w:right w:val="none" w:sz="0" w:space="0" w:color="auto"/>
              </w:divBdr>
            </w:div>
            <w:div w:id="2044474413">
              <w:marLeft w:val="0"/>
              <w:marRight w:val="0"/>
              <w:marTop w:val="0"/>
              <w:marBottom w:val="0"/>
              <w:divBdr>
                <w:top w:val="none" w:sz="0" w:space="0" w:color="auto"/>
                <w:left w:val="none" w:sz="0" w:space="0" w:color="auto"/>
                <w:bottom w:val="none" w:sz="0" w:space="0" w:color="auto"/>
                <w:right w:val="none" w:sz="0" w:space="0" w:color="auto"/>
              </w:divBdr>
            </w:div>
            <w:div w:id="1019350482">
              <w:marLeft w:val="0"/>
              <w:marRight w:val="0"/>
              <w:marTop w:val="0"/>
              <w:marBottom w:val="0"/>
              <w:divBdr>
                <w:top w:val="none" w:sz="0" w:space="0" w:color="auto"/>
                <w:left w:val="none" w:sz="0" w:space="0" w:color="auto"/>
                <w:bottom w:val="none" w:sz="0" w:space="0" w:color="auto"/>
                <w:right w:val="none" w:sz="0" w:space="0" w:color="auto"/>
              </w:divBdr>
            </w:div>
            <w:div w:id="967398564">
              <w:marLeft w:val="0"/>
              <w:marRight w:val="0"/>
              <w:marTop w:val="0"/>
              <w:marBottom w:val="0"/>
              <w:divBdr>
                <w:top w:val="none" w:sz="0" w:space="0" w:color="auto"/>
                <w:left w:val="none" w:sz="0" w:space="0" w:color="auto"/>
                <w:bottom w:val="none" w:sz="0" w:space="0" w:color="auto"/>
                <w:right w:val="none" w:sz="0" w:space="0" w:color="auto"/>
              </w:divBdr>
            </w:div>
            <w:div w:id="1241334674">
              <w:marLeft w:val="0"/>
              <w:marRight w:val="0"/>
              <w:marTop w:val="0"/>
              <w:marBottom w:val="0"/>
              <w:divBdr>
                <w:top w:val="none" w:sz="0" w:space="0" w:color="auto"/>
                <w:left w:val="none" w:sz="0" w:space="0" w:color="auto"/>
                <w:bottom w:val="none" w:sz="0" w:space="0" w:color="auto"/>
                <w:right w:val="none" w:sz="0" w:space="0" w:color="auto"/>
              </w:divBdr>
            </w:div>
            <w:div w:id="1277518336">
              <w:marLeft w:val="0"/>
              <w:marRight w:val="0"/>
              <w:marTop w:val="0"/>
              <w:marBottom w:val="0"/>
              <w:divBdr>
                <w:top w:val="none" w:sz="0" w:space="0" w:color="auto"/>
                <w:left w:val="none" w:sz="0" w:space="0" w:color="auto"/>
                <w:bottom w:val="none" w:sz="0" w:space="0" w:color="auto"/>
                <w:right w:val="none" w:sz="0" w:space="0" w:color="auto"/>
              </w:divBdr>
            </w:div>
            <w:div w:id="899638011">
              <w:marLeft w:val="0"/>
              <w:marRight w:val="0"/>
              <w:marTop w:val="0"/>
              <w:marBottom w:val="0"/>
              <w:divBdr>
                <w:top w:val="none" w:sz="0" w:space="0" w:color="auto"/>
                <w:left w:val="none" w:sz="0" w:space="0" w:color="auto"/>
                <w:bottom w:val="none" w:sz="0" w:space="0" w:color="auto"/>
                <w:right w:val="none" w:sz="0" w:space="0" w:color="auto"/>
              </w:divBdr>
            </w:div>
            <w:div w:id="1421754579">
              <w:marLeft w:val="0"/>
              <w:marRight w:val="0"/>
              <w:marTop w:val="0"/>
              <w:marBottom w:val="0"/>
              <w:divBdr>
                <w:top w:val="none" w:sz="0" w:space="0" w:color="auto"/>
                <w:left w:val="none" w:sz="0" w:space="0" w:color="auto"/>
                <w:bottom w:val="none" w:sz="0" w:space="0" w:color="auto"/>
                <w:right w:val="none" w:sz="0" w:space="0" w:color="auto"/>
              </w:divBdr>
            </w:div>
            <w:div w:id="16934007">
              <w:marLeft w:val="0"/>
              <w:marRight w:val="0"/>
              <w:marTop w:val="0"/>
              <w:marBottom w:val="0"/>
              <w:divBdr>
                <w:top w:val="none" w:sz="0" w:space="0" w:color="auto"/>
                <w:left w:val="none" w:sz="0" w:space="0" w:color="auto"/>
                <w:bottom w:val="none" w:sz="0" w:space="0" w:color="auto"/>
                <w:right w:val="none" w:sz="0" w:space="0" w:color="auto"/>
              </w:divBdr>
            </w:div>
            <w:div w:id="1033572886">
              <w:marLeft w:val="0"/>
              <w:marRight w:val="0"/>
              <w:marTop w:val="0"/>
              <w:marBottom w:val="0"/>
              <w:divBdr>
                <w:top w:val="none" w:sz="0" w:space="0" w:color="auto"/>
                <w:left w:val="none" w:sz="0" w:space="0" w:color="auto"/>
                <w:bottom w:val="none" w:sz="0" w:space="0" w:color="auto"/>
                <w:right w:val="none" w:sz="0" w:space="0" w:color="auto"/>
              </w:divBdr>
            </w:div>
            <w:div w:id="1572236189">
              <w:marLeft w:val="0"/>
              <w:marRight w:val="0"/>
              <w:marTop w:val="0"/>
              <w:marBottom w:val="0"/>
              <w:divBdr>
                <w:top w:val="none" w:sz="0" w:space="0" w:color="auto"/>
                <w:left w:val="none" w:sz="0" w:space="0" w:color="auto"/>
                <w:bottom w:val="none" w:sz="0" w:space="0" w:color="auto"/>
                <w:right w:val="none" w:sz="0" w:space="0" w:color="auto"/>
              </w:divBdr>
            </w:div>
            <w:div w:id="497185947">
              <w:marLeft w:val="0"/>
              <w:marRight w:val="0"/>
              <w:marTop w:val="0"/>
              <w:marBottom w:val="0"/>
              <w:divBdr>
                <w:top w:val="none" w:sz="0" w:space="0" w:color="auto"/>
                <w:left w:val="none" w:sz="0" w:space="0" w:color="auto"/>
                <w:bottom w:val="none" w:sz="0" w:space="0" w:color="auto"/>
                <w:right w:val="none" w:sz="0" w:space="0" w:color="auto"/>
              </w:divBdr>
            </w:div>
            <w:div w:id="195892960">
              <w:marLeft w:val="0"/>
              <w:marRight w:val="0"/>
              <w:marTop w:val="0"/>
              <w:marBottom w:val="0"/>
              <w:divBdr>
                <w:top w:val="none" w:sz="0" w:space="0" w:color="auto"/>
                <w:left w:val="none" w:sz="0" w:space="0" w:color="auto"/>
                <w:bottom w:val="none" w:sz="0" w:space="0" w:color="auto"/>
                <w:right w:val="none" w:sz="0" w:space="0" w:color="auto"/>
              </w:divBdr>
            </w:div>
            <w:div w:id="279074416">
              <w:marLeft w:val="0"/>
              <w:marRight w:val="0"/>
              <w:marTop w:val="0"/>
              <w:marBottom w:val="0"/>
              <w:divBdr>
                <w:top w:val="none" w:sz="0" w:space="0" w:color="auto"/>
                <w:left w:val="none" w:sz="0" w:space="0" w:color="auto"/>
                <w:bottom w:val="none" w:sz="0" w:space="0" w:color="auto"/>
                <w:right w:val="none" w:sz="0" w:space="0" w:color="auto"/>
              </w:divBdr>
            </w:div>
            <w:div w:id="463816351">
              <w:marLeft w:val="0"/>
              <w:marRight w:val="0"/>
              <w:marTop w:val="0"/>
              <w:marBottom w:val="0"/>
              <w:divBdr>
                <w:top w:val="none" w:sz="0" w:space="0" w:color="auto"/>
                <w:left w:val="none" w:sz="0" w:space="0" w:color="auto"/>
                <w:bottom w:val="none" w:sz="0" w:space="0" w:color="auto"/>
                <w:right w:val="none" w:sz="0" w:space="0" w:color="auto"/>
              </w:divBdr>
            </w:div>
            <w:div w:id="1867601854">
              <w:marLeft w:val="0"/>
              <w:marRight w:val="0"/>
              <w:marTop w:val="0"/>
              <w:marBottom w:val="0"/>
              <w:divBdr>
                <w:top w:val="none" w:sz="0" w:space="0" w:color="auto"/>
                <w:left w:val="none" w:sz="0" w:space="0" w:color="auto"/>
                <w:bottom w:val="none" w:sz="0" w:space="0" w:color="auto"/>
                <w:right w:val="none" w:sz="0" w:space="0" w:color="auto"/>
              </w:divBdr>
            </w:div>
            <w:div w:id="813376456">
              <w:marLeft w:val="0"/>
              <w:marRight w:val="0"/>
              <w:marTop w:val="0"/>
              <w:marBottom w:val="0"/>
              <w:divBdr>
                <w:top w:val="none" w:sz="0" w:space="0" w:color="auto"/>
                <w:left w:val="none" w:sz="0" w:space="0" w:color="auto"/>
                <w:bottom w:val="none" w:sz="0" w:space="0" w:color="auto"/>
                <w:right w:val="none" w:sz="0" w:space="0" w:color="auto"/>
              </w:divBdr>
            </w:div>
            <w:div w:id="1004236907">
              <w:marLeft w:val="0"/>
              <w:marRight w:val="0"/>
              <w:marTop w:val="0"/>
              <w:marBottom w:val="0"/>
              <w:divBdr>
                <w:top w:val="none" w:sz="0" w:space="0" w:color="auto"/>
                <w:left w:val="none" w:sz="0" w:space="0" w:color="auto"/>
                <w:bottom w:val="none" w:sz="0" w:space="0" w:color="auto"/>
                <w:right w:val="none" w:sz="0" w:space="0" w:color="auto"/>
              </w:divBdr>
            </w:div>
            <w:div w:id="1350566010">
              <w:marLeft w:val="0"/>
              <w:marRight w:val="0"/>
              <w:marTop w:val="0"/>
              <w:marBottom w:val="0"/>
              <w:divBdr>
                <w:top w:val="none" w:sz="0" w:space="0" w:color="auto"/>
                <w:left w:val="none" w:sz="0" w:space="0" w:color="auto"/>
                <w:bottom w:val="none" w:sz="0" w:space="0" w:color="auto"/>
                <w:right w:val="none" w:sz="0" w:space="0" w:color="auto"/>
              </w:divBdr>
            </w:div>
            <w:div w:id="1399281992">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155730764">
              <w:marLeft w:val="0"/>
              <w:marRight w:val="0"/>
              <w:marTop w:val="0"/>
              <w:marBottom w:val="0"/>
              <w:divBdr>
                <w:top w:val="none" w:sz="0" w:space="0" w:color="auto"/>
                <w:left w:val="none" w:sz="0" w:space="0" w:color="auto"/>
                <w:bottom w:val="none" w:sz="0" w:space="0" w:color="auto"/>
                <w:right w:val="none" w:sz="0" w:space="0" w:color="auto"/>
              </w:divBdr>
            </w:div>
            <w:div w:id="1255433438">
              <w:marLeft w:val="0"/>
              <w:marRight w:val="0"/>
              <w:marTop w:val="0"/>
              <w:marBottom w:val="0"/>
              <w:divBdr>
                <w:top w:val="none" w:sz="0" w:space="0" w:color="auto"/>
                <w:left w:val="none" w:sz="0" w:space="0" w:color="auto"/>
                <w:bottom w:val="none" w:sz="0" w:space="0" w:color="auto"/>
                <w:right w:val="none" w:sz="0" w:space="0" w:color="auto"/>
              </w:divBdr>
            </w:div>
            <w:div w:id="1016733503">
              <w:marLeft w:val="0"/>
              <w:marRight w:val="0"/>
              <w:marTop w:val="0"/>
              <w:marBottom w:val="0"/>
              <w:divBdr>
                <w:top w:val="none" w:sz="0" w:space="0" w:color="auto"/>
                <w:left w:val="none" w:sz="0" w:space="0" w:color="auto"/>
                <w:bottom w:val="none" w:sz="0" w:space="0" w:color="auto"/>
                <w:right w:val="none" w:sz="0" w:space="0" w:color="auto"/>
              </w:divBdr>
            </w:div>
            <w:div w:id="1445658975">
              <w:marLeft w:val="0"/>
              <w:marRight w:val="0"/>
              <w:marTop w:val="0"/>
              <w:marBottom w:val="0"/>
              <w:divBdr>
                <w:top w:val="none" w:sz="0" w:space="0" w:color="auto"/>
                <w:left w:val="none" w:sz="0" w:space="0" w:color="auto"/>
                <w:bottom w:val="none" w:sz="0" w:space="0" w:color="auto"/>
                <w:right w:val="none" w:sz="0" w:space="0" w:color="auto"/>
              </w:divBdr>
            </w:div>
            <w:div w:id="775369210">
              <w:marLeft w:val="0"/>
              <w:marRight w:val="0"/>
              <w:marTop w:val="0"/>
              <w:marBottom w:val="0"/>
              <w:divBdr>
                <w:top w:val="none" w:sz="0" w:space="0" w:color="auto"/>
                <w:left w:val="none" w:sz="0" w:space="0" w:color="auto"/>
                <w:bottom w:val="none" w:sz="0" w:space="0" w:color="auto"/>
                <w:right w:val="none" w:sz="0" w:space="0" w:color="auto"/>
              </w:divBdr>
            </w:div>
            <w:div w:id="1612862835">
              <w:marLeft w:val="0"/>
              <w:marRight w:val="0"/>
              <w:marTop w:val="0"/>
              <w:marBottom w:val="0"/>
              <w:divBdr>
                <w:top w:val="none" w:sz="0" w:space="0" w:color="auto"/>
                <w:left w:val="none" w:sz="0" w:space="0" w:color="auto"/>
                <w:bottom w:val="none" w:sz="0" w:space="0" w:color="auto"/>
                <w:right w:val="none" w:sz="0" w:space="0" w:color="auto"/>
              </w:divBdr>
            </w:div>
            <w:div w:id="1230924600">
              <w:marLeft w:val="0"/>
              <w:marRight w:val="0"/>
              <w:marTop w:val="0"/>
              <w:marBottom w:val="0"/>
              <w:divBdr>
                <w:top w:val="none" w:sz="0" w:space="0" w:color="auto"/>
                <w:left w:val="none" w:sz="0" w:space="0" w:color="auto"/>
                <w:bottom w:val="none" w:sz="0" w:space="0" w:color="auto"/>
                <w:right w:val="none" w:sz="0" w:space="0" w:color="auto"/>
              </w:divBdr>
            </w:div>
            <w:div w:id="1991253861">
              <w:marLeft w:val="0"/>
              <w:marRight w:val="0"/>
              <w:marTop w:val="0"/>
              <w:marBottom w:val="0"/>
              <w:divBdr>
                <w:top w:val="none" w:sz="0" w:space="0" w:color="auto"/>
                <w:left w:val="none" w:sz="0" w:space="0" w:color="auto"/>
                <w:bottom w:val="none" w:sz="0" w:space="0" w:color="auto"/>
                <w:right w:val="none" w:sz="0" w:space="0" w:color="auto"/>
              </w:divBdr>
            </w:div>
            <w:div w:id="1745029968">
              <w:marLeft w:val="0"/>
              <w:marRight w:val="0"/>
              <w:marTop w:val="0"/>
              <w:marBottom w:val="0"/>
              <w:divBdr>
                <w:top w:val="none" w:sz="0" w:space="0" w:color="auto"/>
                <w:left w:val="none" w:sz="0" w:space="0" w:color="auto"/>
                <w:bottom w:val="none" w:sz="0" w:space="0" w:color="auto"/>
                <w:right w:val="none" w:sz="0" w:space="0" w:color="auto"/>
              </w:divBdr>
            </w:div>
            <w:div w:id="385835692">
              <w:marLeft w:val="0"/>
              <w:marRight w:val="0"/>
              <w:marTop w:val="0"/>
              <w:marBottom w:val="0"/>
              <w:divBdr>
                <w:top w:val="none" w:sz="0" w:space="0" w:color="auto"/>
                <w:left w:val="none" w:sz="0" w:space="0" w:color="auto"/>
                <w:bottom w:val="none" w:sz="0" w:space="0" w:color="auto"/>
                <w:right w:val="none" w:sz="0" w:space="0" w:color="auto"/>
              </w:divBdr>
            </w:div>
            <w:div w:id="1936477036">
              <w:marLeft w:val="0"/>
              <w:marRight w:val="0"/>
              <w:marTop w:val="0"/>
              <w:marBottom w:val="0"/>
              <w:divBdr>
                <w:top w:val="none" w:sz="0" w:space="0" w:color="auto"/>
                <w:left w:val="none" w:sz="0" w:space="0" w:color="auto"/>
                <w:bottom w:val="none" w:sz="0" w:space="0" w:color="auto"/>
                <w:right w:val="none" w:sz="0" w:space="0" w:color="auto"/>
              </w:divBdr>
            </w:div>
            <w:div w:id="84691282">
              <w:marLeft w:val="0"/>
              <w:marRight w:val="0"/>
              <w:marTop w:val="0"/>
              <w:marBottom w:val="0"/>
              <w:divBdr>
                <w:top w:val="none" w:sz="0" w:space="0" w:color="auto"/>
                <w:left w:val="none" w:sz="0" w:space="0" w:color="auto"/>
                <w:bottom w:val="none" w:sz="0" w:space="0" w:color="auto"/>
                <w:right w:val="none" w:sz="0" w:space="0" w:color="auto"/>
              </w:divBdr>
            </w:div>
            <w:div w:id="1812290596">
              <w:marLeft w:val="0"/>
              <w:marRight w:val="0"/>
              <w:marTop w:val="0"/>
              <w:marBottom w:val="0"/>
              <w:divBdr>
                <w:top w:val="none" w:sz="0" w:space="0" w:color="auto"/>
                <w:left w:val="none" w:sz="0" w:space="0" w:color="auto"/>
                <w:bottom w:val="none" w:sz="0" w:space="0" w:color="auto"/>
                <w:right w:val="none" w:sz="0" w:space="0" w:color="auto"/>
              </w:divBdr>
            </w:div>
            <w:div w:id="78988569">
              <w:marLeft w:val="0"/>
              <w:marRight w:val="0"/>
              <w:marTop w:val="0"/>
              <w:marBottom w:val="0"/>
              <w:divBdr>
                <w:top w:val="none" w:sz="0" w:space="0" w:color="auto"/>
                <w:left w:val="none" w:sz="0" w:space="0" w:color="auto"/>
                <w:bottom w:val="none" w:sz="0" w:space="0" w:color="auto"/>
                <w:right w:val="none" w:sz="0" w:space="0" w:color="auto"/>
              </w:divBdr>
            </w:div>
            <w:div w:id="1570387210">
              <w:marLeft w:val="0"/>
              <w:marRight w:val="0"/>
              <w:marTop w:val="0"/>
              <w:marBottom w:val="0"/>
              <w:divBdr>
                <w:top w:val="none" w:sz="0" w:space="0" w:color="auto"/>
                <w:left w:val="none" w:sz="0" w:space="0" w:color="auto"/>
                <w:bottom w:val="none" w:sz="0" w:space="0" w:color="auto"/>
                <w:right w:val="none" w:sz="0" w:space="0" w:color="auto"/>
              </w:divBdr>
            </w:div>
            <w:div w:id="1193417846">
              <w:marLeft w:val="0"/>
              <w:marRight w:val="0"/>
              <w:marTop w:val="0"/>
              <w:marBottom w:val="0"/>
              <w:divBdr>
                <w:top w:val="none" w:sz="0" w:space="0" w:color="auto"/>
                <w:left w:val="none" w:sz="0" w:space="0" w:color="auto"/>
                <w:bottom w:val="none" w:sz="0" w:space="0" w:color="auto"/>
                <w:right w:val="none" w:sz="0" w:space="0" w:color="auto"/>
              </w:divBdr>
            </w:div>
            <w:div w:id="2121029157">
              <w:marLeft w:val="0"/>
              <w:marRight w:val="0"/>
              <w:marTop w:val="0"/>
              <w:marBottom w:val="0"/>
              <w:divBdr>
                <w:top w:val="none" w:sz="0" w:space="0" w:color="auto"/>
                <w:left w:val="none" w:sz="0" w:space="0" w:color="auto"/>
                <w:bottom w:val="none" w:sz="0" w:space="0" w:color="auto"/>
                <w:right w:val="none" w:sz="0" w:space="0" w:color="auto"/>
              </w:divBdr>
            </w:div>
            <w:div w:id="1832675156">
              <w:marLeft w:val="0"/>
              <w:marRight w:val="0"/>
              <w:marTop w:val="0"/>
              <w:marBottom w:val="0"/>
              <w:divBdr>
                <w:top w:val="none" w:sz="0" w:space="0" w:color="auto"/>
                <w:left w:val="none" w:sz="0" w:space="0" w:color="auto"/>
                <w:bottom w:val="none" w:sz="0" w:space="0" w:color="auto"/>
                <w:right w:val="none" w:sz="0" w:space="0" w:color="auto"/>
              </w:divBdr>
            </w:div>
            <w:div w:id="755442422">
              <w:marLeft w:val="0"/>
              <w:marRight w:val="0"/>
              <w:marTop w:val="0"/>
              <w:marBottom w:val="0"/>
              <w:divBdr>
                <w:top w:val="none" w:sz="0" w:space="0" w:color="auto"/>
                <w:left w:val="none" w:sz="0" w:space="0" w:color="auto"/>
                <w:bottom w:val="none" w:sz="0" w:space="0" w:color="auto"/>
                <w:right w:val="none" w:sz="0" w:space="0" w:color="auto"/>
              </w:divBdr>
            </w:div>
            <w:div w:id="1525823780">
              <w:marLeft w:val="0"/>
              <w:marRight w:val="0"/>
              <w:marTop w:val="0"/>
              <w:marBottom w:val="0"/>
              <w:divBdr>
                <w:top w:val="none" w:sz="0" w:space="0" w:color="auto"/>
                <w:left w:val="none" w:sz="0" w:space="0" w:color="auto"/>
                <w:bottom w:val="none" w:sz="0" w:space="0" w:color="auto"/>
                <w:right w:val="none" w:sz="0" w:space="0" w:color="auto"/>
              </w:divBdr>
            </w:div>
            <w:div w:id="1024868527">
              <w:marLeft w:val="0"/>
              <w:marRight w:val="0"/>
              <w:marTop w:val="0"/>
              <w:marBottom w:val="0"/>
              <w:divBdr>
                <w:top w:val="none" w:sz="0" w:space="0" w:color="auto"/>
                <w:left w:val="none" w:sz="0" w:space="0" w:color="auto"/>
                <w:bottom w:val="none" w:sz="0" w:space="0" w:color="auto"/>
                <w:right w:val="none" w:sz="0" w:space="0" w:color="auto"/>
              </w:divBdr>
            </w:div>
            <w:div w:id="70591019">
              <w:marLeft w:val="0"/>
              <w:marRight w:val="0"/>
              <w:marTop w:val="0"/>
              <w:marBottom w:val="0"/>
              <w:divBdr>
                <w:top w:val="none" w:sz="0" w:space="0" w:color="auto"/>
                <w:left w:val="none" w:sz="0" w:space="0" w:color="auto"/>
                <w:bottom w:val="none" w:sz="0" w:space="0" w:color="auto"/>
                <w:right w:val="none" w:sz="0" w:space="0" w:color="auto"/>
              </w:divBdr>
            </w:div>
            <w:div w:id="1849708137">
              <w:marLeft w:val="0"/>
              <w:marRight w:val="0"/>
              <w:marTop w:val="0"/>
              <w:marBottom w:val="0"/>
              <w:divBdr>
                <w:top w:val="none" w:sz="0" w:space="0" w:color="auto"/>
                <w:left w:val="none" w:sz="0" w:space="0" w:color="auto"/>
                <w:bottom w:val="none" w:sz="0" w:space="0" w:color="auto"/>
                <w:right w:val="none" w:sz="0" w:space="0" w:color="auto"/>
              </w:divBdr>
            </w:div>
            <w:div w:id="7372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1901">
      <w:bodyDiv w:val="1"/>
      <w:marLeft w:val="0"/>
      <w:marRight w:val="0"/>
      <w:marTop w:val="0"/>
      <w:marBottom w:val="0"/>
      <w:divBdr>
        <w:top w:val="none" w:sz="0" w:space="0" w:color="auto"/>
        <w:left w:val="none" w:sz="0" w:space="0" w:color="auto"/>
        <w:bottom w:val="none" w:sz="0" w:space="0" w:color="auto"/>
        <w:right w:val="none" w:sz="0" w:space="0" w:color="auto"/>
      </w:divBdr>
      <w:divsChild>
        <w:div w:id="1133983337">
          <w:marLeft w:val="0"/>
          <w:marRight w:val="0"/>
          <w:marTop w:val="0"/>
          <w:marBottom w:val="0"/>
          <w:divBdr>
            <w:top w:val="none" w:sz="0" w:space="0" w:color="auto"/>
            <w:left w:val="none" w:sz="0" w:space="0" w:color="auto"/>
            <w:bottom w:val="none" w:sz="0" w:space="0" w:color="auto"/>
            <w:right w:val="none" w:sz="0" w:space="0" w:color="auto"/>
          </w:divBdr>
          <w:divsChild>
            <w:div w:id="136328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8832">
      <w:bodyDiv w:val="1"/>
      <w:marLeft w:val="0"/>
      <w:marRight w:val="0"/>
      <w:marTop w:val="0"/>
      <w:marBottom w:val="0"/>
      <w:divBdr>
        <w:top w:val="none" w:sz="0" w:space="0" w:color="auto"/>
        <w:left w:val="none" w:sz="0" w:space="0" w:color="auto"/>
        <w:bottom w:val="none" w:sz="0" w:space="0" w:color="auto"/>
        <w:right w:val="none" w:sz="0" w:space="0" w:color="auto"/>
      </w:divBdr>
      <w:divsChild>
        <w:div w:id="2086949383">
          <w:marLeft w:val="0"/>
          <w:marRight w:val="0"/>
          <w:marTop w:val="0"/>
          <w:marBottom w:val="0"/>
          <w:divBdr>
            <w:top w:val="none" w:sz="0" w:space="0" w:color="auto"/>
            <w:left w:val="none" w:sz="0" w:space="0" w:color="auto"/>
            <w:bottom w:val="none" w:sz="0" w:space="0" w:color="auto"/>
            <w:right w:val="none" w:sz="0" w:space="0" w:color="auto"/>
          </w:divBdr>
          <w:divsChild>
            <w:div w:id="1549873531">
              <w:marLeft w:val="0"/>
              <w:marRight w:val="0"/>
              <w:marTop w:val="0"/>
              <w:marBottom w:val="0"/>
              <w:divBdr>
                <w:top w:val="none" w:sz="0" w:space="0" w:color="auto"/>
                <w:left w:val="none" w:sz="0" w:space="0" w:color="auto"/>
                <w:bottom w:val="none" w:sz="0" w:space="0" w:color="auto"/>
                <w:right w:val="none" w:sz="0" w:space="0" w:color="auto"/>
              </w:divBdr>
            </w:div>
            <w:div w:id="1074665876">
              <w:marLeft w:val="0"/>
              <w:marRight w:val="0"/>
              <w:marTop w:val="0"/>
              <w:marBottom w:val="0"/>
              <w:divBdr>
                <w:top w:val="none" w:sz="0" w:space="0" w:color="auto"/>
                <w:left w:val="none" w:sz="0" w:space="0" w:color="auto"/>
                <w:bottom w:val="none" w:sz="0" w:space="0" w:color="auto"/>
                <w:right w:val="none" w:sz="0" w:space="0" w:color="auto"/>
              </w:divBdr>
            </w:div>
            <w:div w:id="1128086856">
              <w:marLeft w:val="0"/>
              <w:marRight w:val="0"/>
              <w:marTop w:val="0"/>
              <w:marBottom w:val="0"/>
              <w:divBdr>
                <w:top w:val="none" w:sz="0" w:space="0" w:color="auto"/>
                <w:left w:val="none" w:sz="0" w:space="0" w:color="auto"/>
                <w:bottom w:val="none" w:sz="0" w:space="0" w:color="auto"/>
                <w:right w:val="none" w:sz="0" w:space="0" w:color="auto"/>
              </w:divBdr>
            </w:div>
            <w:div w:id="2081518201">
              <w:marLeft w:val="0"/>
              <w:marRight w:val="0"/>
              <w:marTop w:val="0"/>
              <w:marBottom w:val="0"/>
              <w:divBdr>
                <w:top w:val="none" w:sz="0" w:space="0" w:color="auto"/>
                <w:left w:val="none" w:sz="0" w:space="0" w:color="auto"/>
                <w:bottom w:val="none" w:sz="0" w:space="0" w:color="auto"/>
                <w:right w:val="none" w:sz="0" w:space="0" w:color="auto"/>
              </w:divBdr>
            </w:div>
            <w:div w:id="679963322">
              <w:marLeft w:val="0"/>
              <w:marRight w:val="0"/>
              <w:marTop w:val="0"/>
              <w:marBottom w:val="0"/>
              <w:divBdr>
                <w:top w:val="none" w:sz="0" w:space="0" w:color="auto"/>
                <w:left w:val="none" w:sz="0" w:space="0" w:color="auto"/>
                <w:bottom w:val="none" w:sz="0" w:space="0" w:color="auto"/>
                <w:right w:val="none" w:sz="0" w:space="0" w:color="auto"/>
              </w:divBdr>
            </w:div>
            <w:div w:id="28650385">
              <w:marLeft w:val="0"/>
              <w:marRight w:val="0"/>
              <w:marTop w:val="0"/>
              <w:marBottom w:val="0"/>
              <w:divBdr>
                <w:top w:val="none" w:sz="0" w:space="0" w:color="auto"/>
                <w:left w:val="none" w:sz="0" w:space="0" w:color="auto"/>
                <w:bottom w:val="none" w:sz="0" w:space="0" w:color="auto"/>
                <w:right w:val="none" w:sz="0" w:space="0" w:color="auto"/>
              </w:divBdr>
            </w:div>
            <w:div w:id="2024474605">
              <w:marLeft w:val="0"/>
              <w:marRight w:val="0"/>
              <w:marTop w:val="0"/>
              <w:marBottom w:val="0"/>
              <w:divBdr>
                <w:top w:val="none" w:sz="0" w:space="0" w:color="auto"/>
                <w:left w:val="none" w:sz="0" w:space="0" w:color="auto"/>
                <w:bottom w:val="none" w:sz="0" w:space="0" w:color="auto"/>
                <w:right w:val="none" w:sz="0" w:space="0" w:color="auto"/>
              </w:divBdr>
            </w:div>
            <w:div w:id="176236737">
              <w:marLeft w:val="0"/>
              <w:marRight w:val="0"/>
              <w:marTop w:val="0"/>
              <w:marBottom w:val="0"/>
              <w:divBdr>
                <w:top w:val="none" w:sz="0" w:space="0" w:color="auto"/>
                <w:left w:val="none" w:sz="0" w:space="0" w:color="auto"/>
                <w:bottom w:val="none" w:sz="0" w:space="0" w:color="auto"/>
                <w:right w:val="none" w:sz="0" w:space="0" w:color="auto"/>
              </w:divBdr>
            </w:div>
            <w:div w:id="172884721">
              <w:marLeft w:val="0"/>
              <w:marRight w:val="0"/>
              <w:marTop w:val="0"/>
              <w:marBottom w:val="0"/>
              <w:divBdr>
                <w:top w:val="none" w:sz="0" w:space="0" w:color="auto"/>
                <w:left w:val="none" w:sz="0" w:space="0" w:color="auto"/>
                <w:bottom w:val="none" w:sz="0" w:space="0" w:color="auto"/>
                <w:right w:val="none" w:sz="0" w:space="0" w:color="auto"/>
              </w:divBdr>
            </w:div>
            <w:div w:id="1620995010">
              <w:marLeft w:val="0"/>
              <w:marRight w:val="0"/>
              <w:marTop w:val="0"/>
              <w:marBottom w:val="0"/>
              <w:divBdr>
                <w:top w:val="none" w:sz="0" w:space="0" w:color="auto"/>
                <w:left w:val="none" w:sz="0" w:space="0" w:color="auto"/>
                <w:bottom w:val="none" w:sz="0" w:space="0" w:color="auto"/>
                <w:right w:val="none" w:sz="0" w:space="0" w:color="auto"/>
              </w:divBdr>
            </w:div>
            <w:div w:id="575021423">
              <w:marLeft w:val="0"/>
              <w:marRight w:val="0"/>
              <w:marTop w:val="0"/>
              <w:marBottom w:val="0"/>
              <w:divBdr>
                <w:top w:val="none" w:sz="0" w:space="0" w:color="auto"/>
                <w:left w:val="none" w:sz="0" w:space="0" w:color="auto"/>
                <w:bottom w:val="none" w:sz="0" w:space="0" w:color="auto"/>
                <w:right w:val="none" w:sz="0" w:space="0" w:color="auto"/>
              </w:divBdr>
            </w:div>
            <w:div w:id="824586112">
              <w:marLeft w:val="0"/>
              <w:marRight w:val="0"/>
              <w:marTop w:val="0"/>
              <w:marBottom w:val="0"/>
              <w:divBdr>
                <w:top w:val="none" w:sz="0" w:space="0" w:color="auto"/>
                <w:left w:val="none" w:sz="0" w:space="0" w:color="auto"/>
                <w:bottom w:val="none" w:sz="0" w:space="0" w:color="auto"/>
                <w:right w:val="none" w:sz="0" w:space="0" w:color="auto"/>
              </w:divBdr>
            </w:div>
            <w:div w:id="1594513315">
              <w:marLeft w:val="0"/>
              <w:marRight w:val="0"/>
              <w:marTop w:val="0"/>
              <w:marBottom w:val="0"/>
              <w:divBdr>
                <w:top w:val="none" w:sz="0" w:space="0" w:color="auto"/>
                <w:left w:val="none" w:sz="0" w:space="0" w:color="auto"/>
                <w:bottom w:val="none" w:sz="0" w:space="0" w:color="auto"/>
                <w:right w:val="none" w:sz="0" w:space="0" w:color="auto"/>
              </w:divBdr>
            </w:div>
            <w:div w:id="541132624">
              <w:marLeft w:val="0"/>
              <w:marRight w:val="0"/>
              <w:marTop w:val="0"/>
              <w:marBottom w:val="0"/>
              <w:divBdr>
                <w:top w:val="none" w:sz="0" w:space="0" w:color="auto"/>
                <w:left w:val="none" w:sz="0" w:space="0" w:color="auto"/>
                <w:bottom w:val="none" w:sz="0" w:space="0" w:color="auto"/>
                <w:right w:val="none" w:sz="0" w:space="0" w:color="auto"/>
              </w:divBdr>
            </w:div>
            <w:div w:id="474029848">
              <w:marLeft w:val="0"/>
              <w:marRight w:val="0"/>
              <w:marTop w:val="0"/>
              <w:marBottom w:val="0"/>
              <w:divBdr>
                <w:top w:val="none" w:sz="0" w:space="0" w:color="auto"/>
                <w:left w:val="none" w:sz="0" w:space="0" w:color="auto"/>
                <w:bottom w:val="none" w:sz="0" w:space="0" w:color="auto"/>
                <w:right w:val="none" w:sz="0" w:space="0" w:color="auto"/>
              </w:divBdr>
            </w:div>
            <w:div w:id="2086874612">
              <w:marLeft w:val="0"/>
              <w:marRight w:val="0"/>
              <w:marTop w:val="0"/>
              <w:marBottom w:val="0"/>
              <w:divBdr>
                <w:top w:val="none" w:sz="0" w:space="0" w:color="auto"/>
                <w:left w:val="none" w:sz="0" w:space="0" w:color="auto"/>
                <w:bottom w:val="none" w:sz="0" w:space="0" w:color="auto"/>
                <w:right w:val="none" w:sz="0" w:space="0" w:color="auto"/>
              </w:divBdr>
            </w:div>
            <w:div w:id="113990432">
              <w:marLeft w:val="0"/>
              <w:marRight w:val="0"/>
              <w:marTop w:val="0"/>
              <w:marBottom w:val="0"/>
              <w:divBdr>
                <w:top w:val="none" w:sz="0" w:space="0" w:color="auto"/>
                <w:left w:val="none" w:sz="0" w:space="0" w:color="auto"/>
                <w:bottom w:val="none" w:sz="0" w:space="0" w:color="auto"/>
                <w:right w:val="none" w:sz="0" w:space="0" w:color="auto"/>
              </w:divBdr>
            </w:div>
            <w:div w:id="182600731">
              <w:marLeft w:val="0"/>
              <w:marRight w:val="0"/>
              <w:marTop w:val="0"/>
              <w:marBottom w:val="0"/>
              <w:divBdr>
                <w:top w:val="none" w:sz="0" w:space="0" w:color="auto"/>
                <w:left w:val="none" w:sz="0" w:space="0" w:color="auto"/>
                <w:bottom w:val="none" w:sz="0" w:space="0" w:color="auto"/>
                <w:right w:val="none" w:sz="0" w:space="0" w:color="auto"/>
              </w:divBdr>
            </w:div>
            <w:div w:id="1744256040">
              <w:marLeft w:val="0"/>
              <w:marRight w:val="0"/>
              <w:marTop w:val="0"/>
              <w:marBottom w:val="0"/>
              <w:divBdr>
                <w:top w:val="none" w:sz="0" w:space="0" w:color="auto"/>
                <w:left w:val="none" w:sz="0" w:space="0" w:color="auto"/>
                <w:bottom w:val="none" w:sz="0" w:space="0" w:color="auto"/>
                <w:right w:val="none" w:sz="0" w:space="0" w:color="auto"/>
              </w:divBdr>
            </w:div>
            <w:div w:id="1950090614">
              <w:marLeft w:val="0"/>
              <w:marRight w:val="0"/>
              <w:marTop w:val="0"/>
              <w:marBottom w:val="0"/>
              <w:divBdr>
                <w:top w:val="none" w:sz="0" w:space="0" w:color="auto"/>
                <w:left w:val="none" w:sz="0" w:space="0" w:color="auto"/>
                <w:bottom w:val="none" w:sz="0" w:space="0" w:color="auto"/>
                <w:right w:val="none" w:sz="0" w:space="0" w:color="auto"/>
              </w:divBdr>
            </w:div>
            <w:div w:id="218326848">
              <w:marLeft w:val="0"/>
              <w:marRight w:val="0"/>
              <w:marTop w:val="0"/>
              <w:marBottom w:val="0"/>
              <w:divBdr>
                <w:top w:val="none" w:sz="0" w:space="0" w:color="auto"/>
                <w:left w:val="none" w:sz="0" w:space="0" w:color="auto"/>
                <w:bottom w:val="none" w:sz="0" w:space="0" w:color="auto"/>
                <w:right w:val="none" w:sz="0" w:space="0" w:color="auto"/>
              </w:divBdr>
            </w:div>
            <w:div w:id="949438174">
              <w:marLeft w:val="0"/>
              <w:marRight w:val="0"/>
              <w:marTop w:val="0"/>
              <w:marBottom w:val="0"/>
              <w:divBdr>
                <w:top w:val="none" w:sz="0" w:space="0" w:color="auto"/>
                <w:left w:val="none" w:sz="0" w:space="0" w:color="auto"/>
                <w:bottom w:val="none" w:sz="0" w:space="0" w:color="auto"/>
                <w:right w:val="none" w:sz="0" w:space="0" w:color="auto"/>
              </w:divBdr>
            </w:div>
            <w:div w:id="1475219011">
              <w:marLeft w:val="0"/>
              <w:marRight w:val="0"/>
              <w:marTop w:val="0"/>
              <w:marBottom w:val="0"/>
              <w:divBdr>
                <w:top w:val="none" w:sz="0" w:space="0" w:color="auto"/>
                <w:left w:val="none" w:sz="0" w:space="0" w:color="auto"/>
                <w:bottom w:val="none" w:sz="0" w:space="0" w:color="auto"/>
                <w:right w:val="none" w:sz="0" w:space="0" w:color="auto"/>
              </w:divBdr>
            </w:div>
            <w:div w:id="785848894">
              <w:marLeft w:val="0"/>
              <w:marRight w:val="0"/>
              <w:marTop w:val="0"/>
              <w:marBottom w:val="0"/>
              <w:divBdr>
                <w:top w:val="none" w:sz="0" w:space="0" w:color="auto"/>
                <w:left w:val="none" w:sz="0" w:space="0" w:color="auto"/>
                <w:bottom w:val="none" w:sz="0" w:space="0" w:color="auto"/>
                <w:right w:val="none" w:sz="0" w:space="0" w:color="auto"/>
              </w:divBdr>
            </w:div>
            <w:div w:id="1287127651">
              <w:marLeft w:val="0"/>
              <w:marRight w:val="0"/>
              <w:marTop w:val="0"/>
              <w:marBottom w:val="0"/>
              <w:divBdr>
                <w:top w:val="none" w:sz="0" w:space="0" w:color="auto"/>
                <w:left w:val="none" w:sz="0" w:space="0" w:color="auto"/>
                <w:bottom w:val="none" w:sz="0" w:space="0" w:color="auto"/>
                <w:right w:val="none" w:sz="0" w:space="0" w:color="auto"/>
              </w:divBdr>
            </w:div>
            <w:div w:id="472138168">
              <w:marLeft w:val="0"/>
              <w:marRight w:val="0"/>
              <w:marTop w:val="0"/>
              <w:marBottom w:val="0"/>
              <w:divBdr>
                <w:top w:val="none" w:sz="0" w:space="0" w:color="auto"/>
                <w:left w:val="none" w:sz="0" w:space="0" w:color="auto"/>
                <w:bottom w:val="none" w:sz="0" w:space="0" w:color="auto"/>
                <w:right w:val="none" w:sz="0" w:space="0" w:color="auto"/>
              </w:divBdr>
            </w:div>
            <w:div w:id="1244686670">
              <w:marLeft w:val="0"/>
              <w:marRight w:val="0"/>
              <w:marTop w:val="0"/>
              <w:marBottom w:val="0"/>
              <w:divBdr>
                <w:top w:val="none" w:sz="0" w:space="0" w:color="auto"/>
                <w:left w:val="none" w:sz="0" w:space="0" w:color="auto"/>
                <w:bottom w:val="none" w:sz="0" w:space="0" w:color="auto"/>
                <w:right w:val="none" w:sz="0" w:space="0" w:color="auto"/>
              </w:divBdr>
            </w:div>
            <w:div w:id="57752506">
              <w:marLeft w:val="0"/>
              <w:marRight w:val="0"/>
              <w:marTop w:val="0"/>
              <w:marBottom w:val="0"/>
              <w:divBdr>
                <w:top w:val="none" w:sz="0" w:space="0" w:color="auto"/>
                <w:left w:val="none" w:sz="0" w:space="0" w:color="auto"/>
                <w:bottom w:val="none" w:sz="0" w:space="0" w:color="auto"/>
                <w:right w:val="none" w:sz="0" w:space="0" w:color="auto"/>
              </w:divBdr>
            </w:div>
            <w:div w:id="1697851224">
              <w:marLeft w:val="0"/>
              <w:marRight w:val="0"/>
              <w:marTop w:val="0"/>
              <w:marBottom w:val="0"/>
              <w:divBdr>
                <w:top w:val="none" w:sz="0" w:space="0" w:color="auto"/>
                <w:left w:val="none" w:sz="0" w:space="0" w:color="auto"/>
                <w:bottom w:val="none" w:sz="0" w:space="0" w:color="auto"/>
                <w:right w:val="none" w:sz="0" w:space="0" w:color="auto"/>
              </w:divBdr>
            </w:div>
            <w:div w:id="1722946307">
              <w:marLeft w:val="0"/>
              <w:marRight w:val="0"/>
              <w:marTop w:val="0"/>
              <w:marBottom w:val="0"/>
              <w:divBdr>
                <w:top w:val="none" w:sz="0" w:space="0" w:color="auto"/>
                <w:left w:val="none" w:sz="0" w:space="0" w:color="auto"/>
                <w:bottom w:val="none" w:sz="0" w:space="0" w:color="auto"/>
                <w:right w:val="none" w:sz="0" w:space="0" w:color="auto"/>
              </w:divBdr>
            </w:div>
            <w:div w:id="1521043010">
              <w:marLeft w:val="0"/>
              <w:marRight w:val="0"/>
              <w:marTop w:val="0"/>
              <w:marBottom w:val="0"/>
              <w:divBdr>
                <w:top w:val="none" w:sz="0" w:space="0" w:color="auto"/>
                <w:left w:val="none" w:sz="0" w:space="0" w:color="auto"/>
                <w:bottom w:val="none" w:sz="0" w:space="0" w:color="auto"/>
                <w:right w:val="none" w:sz="0" w:space="0" w:color="auto"/>
              </w:divBdr>
            </w:div>
            <w:div w:id="1545287889">
              <w:marLeft w:val="0"/>
              <w:marRight w:val="0"/>
              <w:marTop w:val="0"/>
              <w:marBottom w:val="0"/>
              <w:divBdr>
                <w:top w:val="none" w:sz="0" w:space="0" w:color="auto"/>
                <w:left w:val="none" w:sz="0" w:space="0" w:color="auto"/>
                <w:bottom w:val="none" w:sz="0" w:space="0" w:color="auto"/>
                <w:right w:val="none" w:sz="0" w:space="0" w:color="auto"/>
              </w:divBdr>
            </w:div>
            <w:div w:id="1023216018">
              <w:marLeft w:val="0"/>
              <w:marRight w:val="0"/>
              <w:marTop w:val="0"/>
              <w:marBottom w:val="0"/>
              <w:divBdr>
                <w:top w:val="none" w:sz="0" w:space="0" w:color="auto"/>
                <w:left w:val="none" w:sz="0" w:space="0" w:color="auto"/>
                <w:bottom w:val="none" w:sz="0" w:space="0" w:color="auto"/>
                <w:right w:val="none" w:sz="0" w:space="0" w:color="auto"/>
              </w:divBdr>
            </w:div>
            <w:div w:id="674646119">
              <w:marLeft w:val="0"/>
              <w:marRight w:val="0"/>
              <w:marTop w:val="0"/>
              <w:marBottom w:val="0"/>
              <w:divBdr>
                <w:top w:val="none" w:sz="0" w:space="0" w:color="auto"/>
                <w:left w:val="none" w:sz="0" w:space="0" w:color="auto"/>
                <w:bottom w:val="none" w:sz="0" w:space="0" w:color="auto"/>
                <w:right w:val="none" w:sz="0" w:space="0" w:color="auto"/>
              </w:divBdr>
            </w:div>
            <w:div w:id="997345797">
              <w:marLeft w:val="0"/>
              <w:marRight w:val="0"/>
              <w:marTop w:val="0"/>
              <w:marBottom w:val="0"/>
              <w:divBdr>
                <w:top w:val="none" w:sz="0" w:space="0" w:color="auto"/>
                <w:left w:val="none" w:sz="0" w:space="0" w:color="auto"/>
                <w:bottom w:val="none" w:sz="0" w:space="0" w:color="auto"/>
                <w:right w:val="none" w:sz="0" w:space="0" w:color="auto"/>
              </w:divBdr>
            </w:div>
            <w:div w:id="1333948629">
              <w:marLeft w:val="0"/>
              <w:marRight w:val="0"/>
              <w:marTop w:val="0"/>
              <w:marBottom w:val="0"/>
              <w:divBdr>
                <w:top w:val="none" w:sz="0" w:space="0" w:color="auto"/>
                <w:left w:val="none" w:sz="0" w:space="0" w:color="auto"/>
                <w:bottom w:val="none" w:sz="0" w:space="0" w:color="auto"/>
                <w:right w:val="none" w:sz="0" w:space="0" w:color="auto"/>
              </w:divBdr>
            </w:div>
            <w:div w:id="1079594418">
              <w:marLeft w:val="0"/>
              <w:marRight w:val="0"/>
              <w:marTop w:val="0"/>
              <w:marBottom w:val="0"/>
              <w:divBdr>
                <w:top w:val="none" w:sz="0" w:space="0" w:color="auto"/>
                <w:left w:val="none" w:sz="0" w:space="0" w:color="auto"/>
                <w:bottom w:val="none" w:sz="0" w:space="0" w:color="auto"/>
                <w:right w:val="none" w:sz="0" w:space="0" w:color="auto"/>
              </w:divBdr>
            </w:div>
            <w:div w:id="868565439">
              <w:marLeft w:val="0"/>
              <w:marRight w:val="0"/>
              <w:marTop w:val="0"/>
              <w:marBottom w:val="0"/>
              <w:divBdr>
                <w:top w:val="none" w:sz="0" w:space="0" w:color="auto"/>
                <w:left w:val="none" w:sz="0" w:space="0" w:color="auto"/>
                <w:bottom w:val="none" w:sz="0" w:space="0" w:color="auto"/>
                <w:right w:val="none" w:sz="0" w:space="0" w:color="auto"/>
              </w:divBdr>
            </w:div>
            <w:div w:id="1795564860">
              <w:marLeft w:val="0"/>
              <w:marRight w:val="0"/>
              <w:marTop w:val="0"/>
              <w:marBottom w:val="0"/>
              <w:divBdr>
                <w:top w:val="none" w:sz="0" w:space="0" w:color="auto"/>
                <w:left w:val="none" w:sz="0" w:space="0" w:color="auto"/>
                <w:bottom w:val="none" w:sz="0" w:space="0" w:color="auto"/>
                <w:right w:val="none" w:sz="0" w:space="0" w:color="auto"/>
              </w:divBdr>
            </w:div>
            <w:div w:id="321468832">
              <w:marLeft w:val="0"/>
              <w:marRight w:val="0"/>
              <w:marTop w:val="0"/>
              <w:marBottom w:val="0"/>
              <w:divBdr>
                <w:top w:val="none" w:sz="0" w:space="0" w:color="auto"/>
                <w:left w:val="none" w:sz="0" w:space="0" w:color="auto"/>
                <w:bottom w:val="none" w:sz="0" w:space="0" w:color="auto"/>
                <w:right w:val="none" w:sz="0" w:space="0" w:color="auto"/>
              </w:divBdr>
            </w:div>
            <w:div w:id="922450033">
              <w:marLeft w:val="0"/>
              <w:marRight w:val="0"/>
              <w:marTop w:val="0"/>
              <w:marBottom w:val="0"/>
              <w:divBdr>
                <w:top w:val="none" w:sz="0" w:space="0" w:color="auto"/>
                <w:left w:val="none" w:sz="0" w:space="0" w:color="auto"/>
                <w:bottom w:val="none" w:sz="0" w:space="0" w:color="auto"/>
                <w:right w:val="none" w:sz="0" w:space="0" w:color="auto"/>
              </w:divBdr>
            </w:div>
            <w:div w:id="1128595690">
              <w:marLeft w:val="0"/>
              <w:marRight w:val="0"/>
              <w:marTop w:val="0"/>
              <w:marBottom w:val="0"/>
              <w:divBdr>
                <w:top w:val="none" w:sz="0" w:space="0" w:color="auto"/>
                <w:left w:val="none" w:sz="0" w:space="0" w:color="auto"/>
                <w:bottom w:val="none" w:sz="0" w:space="0" w:color="auto"/>
                <w:right w:val="none" w:sz="0" w:space="0" w:color="auto"/>
              </w:divBdr>
            </w:div>
            <w:div w:id="531069431">
              <w:marLeft w:val="0"/>
              <w:marRight w:val="0"/>
              <w:marTop w:val="0"/>
              <w:marBottom w:val="0"/>
              <w:divBdr>
                <w:top w:val="none" w:sz="0" w:space="0" w:color="auto"/>
                <w:left w:val="none" w:sz="0" w:space="0" w:color="auto"/>
                <w:bottom w:val="none" w:sz="0" w:space="0" w:color="auto"/>
                <w:right w:val="none" w:sz="0" w:space="0" w:color="auto"/>
              </w:divBdr>
            </w:div>
            <w:div w:id="681325800">
              <w:marLeft w:val="0"/>
              <w:marRight w:val="0"/>
              <w:marTop w:val="0"/>
              <w:marBottom w:val="0"/>
              <w:divBdr>
                <w:top w:val="none" w:sz="0" w:space="0" w:color="auto"/>
                <w:left w:val="none" w:sz="0" w:space="0" w:color="auto"/>
                <w:bottom w:val="none" w:sz="0" w:space="0" w:color="auto"/>
                <w:right w:val="none" w:sz="0" w:space="0" w:color="auto"/>
              </w:divBdr>
            </w:div>
            <w:div w:id="859779778">
              <w:marLeft w:val="0"/>
              <w:marRight w:val="0"/>
              <w:marTop w:val="0"/>
              <w:marBottom w:val="0"/>
              <w:divBdr>
                <w:top w:val="none" w:sz="0" w:space="0" w:color="auto"/>
                <w:left w:val="none" w:sz="0" w:space="0" w:color="auto"/>
                <w:bottom w:val="none" w:sz="0" w:space="0" w:color="auto"/>
                <w:right w:val="none" w:sz="0" w:space="0" w:color="auto"/>
              </w:divBdr>
            </w:div>
            <w:div w:id="1439445981">
              <w:marLeft w:val="0"/>
              <w:marRight w:val="0"/>
              <w:marTop w:val="0"/>
              <w:marBottom w:val="0"/>
              <w:divBdr>
                <w:top w:val="none" w:sz="0" w:space="0" w:color="auto"/>
                <w:left w:val="none" w:sz="0" w:space="0" w:color="auto"/>
                <w:bottom w:val="none" w:sz="0" w:space="0" w:color="auto"/>
                <w:right w:val="none" w:sz="0" w:space="0" w:color="auto"/>
              </w:divBdr>
            </w:div>
            <w:div w:id="698117459">
              <w:marLeft w:val="0"/>
              <w:marRight w:val="0"/>
              <w:marTop w:val="0"/>
              <w:marBottom w:val="0"/>
              <w:divBdr>
                <w:top w:val="none" w:sz="0" w:space="0" w:color="auto"/>
                <w:left w:val="none" w:sz="0" w:space="0" w:color="auto"/>
                <w:bottom w:val="none" w:sz="0" w:space="0" w:color="auto"/>
                <w:right w:val="none" w:sz="0" w:space="0" w:color="auto"/>
              </w:divBdr>
            </w:div>
            <w:div w:id="936602404">
              <w:marLeft w:val="0"/>
              <w:marRight w:val="0"/>
              <w:marTop w:val="0"/>
              <w:marBottom w:val="0"/>
              <w:divBdr>
                <w:top w:val="none" w:sz="0" w:space="0" w:color="auto"/>
                <w:left w:val="none" w:sz="0" w:space="0" w:color="auto"/>
                <w:bottom w:val="none" w:sz="0" w:space="0" w:color="auto"/>
                <w:right w:val="none" w:sz="0" w:space="0" w:color="auto"/>
              </w:divBdr>
            </w:div>
            <w:div w:id="1508591884">
              <w:marLeft w:val="0"/>
              <w:marRight w:val="0"/>
              <w:marTop w:val="0"/>
              <w:marBottom w:val="0"/>
              <w:divBdr>
                <w:top w:val="none" w:sz="0" w:space="0" w:color="auto"/>
                <w:left w:val="none" w:sz="0" w:space="0" w:color="auto"/>
                <w:bottom w:val="none" w:sz="0" w:space="0" w:color="auto"/>
                <w:right w:val="none" w:sz="0" w:space="0" w:color="auto"/>
              </w:divBdr>
            </w:div>
            <w:div w:id="1627858944">
              <w:marLeft w:val="0"/>
              <w:marRight w:val="0"/>
              <w:marTop w:val="0"/>
              <w:marBottom w:val="0"/>
              <w:divBdr>
                <w:top w:val="none" w:sz="0" w:space="0" w:color="auto"/>
                <w:left w:val="none" w:sz="0" w:space="0" w:color="auto"/>
                <w:bottom w:val="none" w:sz="0" w:space="0" w:color="auto"/>
                <w:right w:val="none" w:sz="0" w:space="0" w:color="auto"/>
              </w:divBdr>
            </w:div>
            <w:div w:id="430710084">
              <w:marLeft w:val="0"/>
              <w:marRight w:val="0"/>
              <w:marTop w:val="0"/>
              <w:marBottom w:val="0"/>
              <w:divBdr>
                <w:top w:val="none" w:sz="0" w:space="0" w:color="auto"/>
                <w:left w:val="none" w:sz="0" w:space="0" w:color="auto"/>
                <w:bottom w:val="none" w:sz="0" w:space="0" w:color="auto"/>
                <w:right w:val="none" w:sz="0" w:space="0" w:color="auto"/>
              </w:divBdr>
            </w:div>
            <w:div w:id="1010138535">
              <w:marLeft w:val="0"/>
              <w:marRight w:val="0"/>
              <w:marTop w:val="0"/>
              <w:marBottom w:val="0"/>
              <w:divBdr>
                <w:top w:val="none" w:sz="0" w:space="0" w:color="auto"/>
                <w:left w:val="none" w:sz="0" w:space="0" w:color="auto"/>
                <w:bottom w:val="none" w:sz="0" w:space="0" w:color="auto"/>
                <w:right w:val="none" w:sz="0" w:space="0" w:color="auto"/>
              </w:divBdr>
            </w:div>
            <w:div w:id="316342378">
              <w:marLeft w:val="0"/>
              <w:marRight w:val="0"/>
              <w:marTop w:val="0"/>
              <w:marBottom w:val="0"/>
              <w:divBdr>
                <w:top w:val="none" w:sz="0" w:space="0" w:color="auto"/>
                <w:left w:val="none" w:sz="0" w:space="0" w:color="auto"/>
                <w:bottom w:val="none" w:sz="0" w:space="0" w:color="auto"/>
                <w:right w:val="none" w:sz="0" w:space="0" w:color="auto"/>
              </w:divBdr>
            </w:div>
            <w:div w:id="1976794212">
              <w:marLeft w:val="0"/>
              <w:marRight w:val="0"/>
              <w:marTop w:val="0"/>
              <w:marBottom w:val="0"/>
              <w:divBdr>
                <w:top w:val="none" w:sz="0" w:space="0" w:color="auto"/>
                <w:left w:val="none" w:sz="0" w:space="0" w:color="auto"/>
                <w:bottom w:val="none" w:sz="0" w:space="0" w:color="auto"/>
                <w:right w:val="none" w:sz="0" w:space="0" w:color="auto"/>
              </w:divBdr>
            </w:div>
            <w:div w:id="1078284320">
              <w:marLeft w:val="0"/>
              <w:marRight w:val="0"/>
              <w:marTop w:val="0"/>
              <w:marBottom w:val="0"/>
              <w:divBdr>
                <w:top w:val="none" w:sz="0" w:space="0" w:color="auto"/>
                <w:left w:val="none" w:sz="0" w:space="0" w:color="auto"/>
                <w:bottom w:val="none" w:sz="0" w:space="0" w:color="auto"/>
                <w:right w:val="none" w:sz="0" w:space="0" w:color="auto"/>
              </w:divBdr>
            </w:div>
            <w:div w:id="2024279362">
              <w:marLeft w:val="0"/>
              <w:marRight w:val="0"/>
              <w:marTop w:val="0"/>
              <w:marBottom w:val="0"/>
              <w:divBdr>
                <w:top w:val="none" w:sz="0" w:space="0" w:color="auto"/>
                <w:left w:val="none" w:sz="0" w:space="0" w:color="auto"/>
                <w:bottom w:val="none" w:sz="0" w:space="0" w:color="auto"/>
                <w:right w:val="none" w:sz="0" w:space="0" w:color="auto"/>
              </w:divBdr>
            </w:div>
            <w:div w:id="859976639">
              <w:marLeft w:val="0"/>
              <w:marRight w:val="0"/>
              <w:marTop w:val="0"/>
              <w:marBottom w:val="0"/>
              <w:divBdr>
                <w:top w:val="none" w:sz="0" w:space="0" w:color="auto"/>
                <w:left w:val="none" w:sz="0" w:space="0" w:color="auto"/>
                <w:bottom w:val="none" w:sz="0" w:space="0" w:color="auto"/>
                <w:right w:val="none" w:sz="0" w:space="0" w:color="auto"/>
              </w:divBdr>
            </w:div>
            <w:div w:id="1095400648">
              <w:marLeft w:val="0"/>
              <w:marRight w:val="0"/>
              <w:marTop w:val="0"/>
              <w:marBottom w:val="0"/>
              <w:divBdr>
                <w:top w:val="none" w:sz="0" w:space="0" w:color="auto"/>
                <w:left w:val="none" w:sz="0" w:space="0" w:color="auto"/>
                <w:bottom w:val="none" w:sz="0" w:space="0" w:color="auto"/>
                <w:right w:val="none" w:sz="0" w:space="0" w:color="auto"/>
              </w:divBdr>
            </w:div>
            <w:div w:id="1103308918">
              <w:marLeft w:val="0"/>
              <w:marRight w:val="0"/>
              <w:marTop w:val="0"/>
              <w:marBottom w:val="0"/>
              <w:divBdr>
                <w:top w:val="none" w:sz="0" w:space="0" w:color="auto"/>
                <w:left w:val="none" w:sz="0" w:space="0" w:color="auto"/>
                <w:bottom w:val="none" w:sz="0" w:space="0" w:color="auto"/>
                <w:right w:val="none" w:sz="0" w:space="0" w:color="auto"/>
              </w:divBdr>
            </w:div>
            <w:div w:id="979111916">
              <w:marLeft w:val="0"/>
              <w:marRight w:val="0"/>
              <w:marTop w:val="0"/>
              <w:marBottom w:val="0"/>
              <w:divBdr>
                <w:top w:val="none" w:sz="0" w:space="0" w:color="auto"/>
                <w:left w:val="none" w:sz="0" w:space="0" w:color="auto"/>
                <w:bottom w:val="none" w:sz="0" w:space="0" w:color="auto"/>
                <w:right w:val="none" w:sz="0" w:space="0" w:color="auto"/>
              </w:divBdr>
            </w:div>
            <w:div w:id="1531991769">
              <w:marLeft w:val="0"/>
              <w:marRight w:val="0"/>
              <w:marTop w:val="0"/>
              <w:marBottom w:val="0"/>
              <w:divBdr>
                <w:top w:val="none" w:sz="0" w:space="0" w:color="auto"/>
                <w:left w:val="none" w:sz="0" w:space="0" w:color="auto"/>
                <w:bottom w:val="none" w:sz="0" w:space="0" w:color="auto"/>
                <w:right w:val="none" w:sz="0" w:space="0" w:color="auto"/>
              </w:divBdr>
            </w:div>
            <w:div w:id="1808283828">
              <w:marLeft w:val="0"/>
              <w:marRight w:val="0"/>
              <w:marTop w:val="0"/>
              <w:marBottom w:val="0"/>
              <w:divBdr>
                <w:top w:val="none" w:sz="0" w:space="0" w:color="auto"/>
                <w:left w:val="none" w:sz="0" w:space="0" w:color="auto"/>
                <w:bottom w:val="none" w:sz="0" w:space="0" w:color="auto"/>
                <w:right w:val="none" w:sz="0" w:space="0" w:color="auto"/>
              </w:divBdr>
            </w:div>
            <w:div w:id="1495805120">
              <w:marLeft w:val="0"/>
              <w:marRight w:val="0"/>
              <w:marTop w:val="0"/>
              <w:marBottom w:val="0"/>
              <w:divBdr>
                <w:top w:val="none" w:sz="0" w:space="0" w:color="auto"/>
                <w:left w:val="none" w:sz="0" w:space="0" w:color="auto"/>
                <w:bottom w:val="none" w:sz="0" w:space="0" w:color="auto"/>
                <w:right w:val="none" w:sz="0" w:space="0" w:color="auto"/>
              </w:divBdr>
            </w:div>
            <w:div w:id="1431272782">
              <w:marLeft w:val="0"/>
              <w:marRight w:val="0"/>
              <w:marTop w:val="0"/>
              <w:marBottom w:val="0"/>
              <w:divBdr>
                <w:top w:val="none" w:sz="0" w:space="0" w:color="auto"/>
                <w:left w:val="none" w:sz="0" w:space="0" w:color="auto"/>
                <w:bottom w:val="none" w:sz="0" w:space="0" w:color="auto"/>
                <w:right w:val="none" w:sz="0" w:space="0" w:color="auto"/>
              </w:divBdr>
            </w:div>
            <w:div w:id="1301879055">
              <w:marLeft w:val="0"/>
              <w:marRight w:val="0"/>
              <w:marTop w:val="0"/>
              <w:marBottom w:val="0"/>
              <w:divBdr>
                <w:top w:val="none" w:sz="0" w:space="0" w:color="auto"/>
                <w:left w:val="none" w:sz="0" w:space="0" w:color="auto"/>
                <w:bottom w:val="none" w:sz="0" w:space="0" w:color="auto"/>
                <w:right w:val="none" w:sz="0" w:space="0" w:color="auto"/>
              </w:divBdr>
            </w:div>
            <w:div w:id="1378623261">
              <w:marLeft w:val="0"/>
              <w:marRight w:val="0"/>
              <w:marTop w:val="0"/>
              <w:marBottom w:val="0"/>
              <w:divBdr>
                <w:top w:val="none" w:sz="0" w:space="0" w:color="auto"/>
                <w:left w:val="none" w:sz="0" w:space="0" w:color="auto"/>
                <w:bottom w:val="none" w:sz="0" w:space="0" w:color="auto"/>
                <w:right w:val="none" w:sz="0" w:space="0" w:color="auto"/>
              </w:divBdr>
            </w:div>
            <w:div w:id="1062142048">
              <w:marLeft w:val="0"/>
              <w:marRight w:val="0"/>
              <w:marTop w:val="0"/>
              <w:marBottom w:val="0"/>
              <w:divBdr>
                <w:top w:val="none" w:sz="0" w:space="0" w:color="auto"/>
                <w:left w:val="none" w:sz="0" w:space="0" w:color="auto"/>
                <w:bottom w:val="none" w:sz="0" w:space="0" w:color="auto"/>
                <w:right w:val="none" w:sz="0" w:space="0" w:color="auto"/>
              </w:divBdr>
            </w:div>
            <w:div w:id="1872959554">
              <w:marLeft w:val="0"/>
              <w:marRight w:val="0"/>
              <w:marTop w:val="0"/>
              <w:marBottom w:val="0"/>
              <w:divBdr>
                <w:top w:val="none" w:sz="0" w:space="0" w:color="auto"/>
                <w:left w:val="none" w:sz="0" w:space="0" w:color="auto"/>
                <w:bottom w:val="none" w:sz="0" w:space="0" w:color="auto"/>
                <w:right w:val="none" w:sz="0" w:space="0" w:color="auto"/>
              </w:divBdr>
            </w:div>
            <w:div w:id="559367746">
              <w:marLeft w:val="0"/>
              <w:marRight w:val="0"/>
              <w:marTop w:val="0"/>
              <w:marBottom w:val="0"/>
              <w:divBdr>
                <w:top w:val="none" w:sz="0" w:space="0" w:color="auto"/>
                <w:left w:val="none" w:sz="0" w:space="0" w:color="auto"/>
                <w:bottom w:val="none" w:sz="0" w:space="0" w:color="auto"/>
                <w:right w:val="none" w:sz="0" w:space="0" w:color="auto"/>
              </w:divBdr>
            </w:div>
            <w:div w:id="1952711064">
              <w:marLeft w:val="0"/>
              <w:marRight w:val="0"/>
              <w:marTop w:val="0"/>
              <w:marBottom w:val="0"/>
              <w:divBdr>
                <w:top w:val="none" w:sz="0" w:space="0" w:color="auto"/>
                <w:left w:val="none" w:sz="0" w:space="0" w:color="auto"/>
                <w:bottom w:val="none" w:sz="0" w:space="0" w:color="auto"/>
                <w:right w:val="none" w:sz="0" w:space="0" w:color="auto"/>
              </w:divBdr>
            </w:div>
            <w:div w:id="548347584">
              <w:marLeft w:val="0"/>
              <w:marRight w:val="0"/>
              <w:marTop w:val="0"/>
              <w:marBottom w:val="0"/>
              <w:divBdr>
                <w:top w:val="none" w:sz="0" w:space="0" w:color="auto"/>
                <w:left w:val="none" w:sz="0" w:space="0" w:color="auto"/>
                <w:bottom w:val="none" w:sz="0" w:space="0" w:color="auto"/>
                <w:right w:val="none" w:sz="0" w:space="0" w:color="auto"/>
              </w:divBdr>
            </w:div>
            <w:div w:id="712265595">
              <w:marLeft w:val="0"/>
              <w:marRight w:val="0"/>
              <w:marTop w:val="0"/>
              <w:marBottom w:val="0"/>
              <w:divBdr>
                <w:top w:val="none" w:sz="0" w:space="0" w:color="auto"/>
                <w:left w:val="none" w:sz="0" w:space="0" w:color="auto"/>
                <w:bottom w:val="none" w:sz="0" w:space="0" w:color="auto"/>
                <w:right w:val="none" w:sz="0" w:space="0" w:color="auto"/>
              </w:divBdr>
            </w:div>
            <w:div w:id="1334601659">
              <w:marLeft w:val="0"/>
              <w:marRight w:val="0"/>
              <w:marTop w:val="0"/>
              <w:marBottom w:val="0"/>
              <w:divBdr>
                <w:top w:val="none" w:sz="0" w:space="0" w:color="auto"/>
                <w:left w:val="none" w:sz="0" w:space="0" w:color="auto"/>
                <w:bottom w:val="none" w:sz="0" w:space="0" w:color="auto"/>
                <w:right w:val="none" w:sz="0" w:space="0" w:color="auto"/>
              </w:divBdr>
            </w:div>
            <w:div w:id="294677270">
              <w:marLeft w:val="0"/>
              <w:marRight w:val="0"/>
              <w:marTop w:val="0"/>
              <w:marBottom w:val="0"/>
              <w:divBdr>
                <w:top w:val="none" w:sz="0" w:space="0" w:color="auto"/>
                <w:left w:val="none" w:sz="0" w:space="0" w:color="auto"/>
                <w:bottom w:val="none" w:sz="0" w:space="0" w:color="auto"/>
                <w:right w:val="none" w:sz="0" w:space="0" w:color="auto"/>
              </w:divBdr>
            </w:div>
            <w:div w:id="1483428106">
              <w:marLeft w:val="0"/>
              <w:marRight w:val="0"/>
              <w:marTop w:val="0"/>
              <w:marBottom w:val="0"/>
              <w:divBdr>
                <w:top w:val="none" w:sz="0" w:space="0" w:color="auto"/>
                <w:left w:val="none" w:sz="0" w:space="0" w:color="auto"/>
                <w:bottom w:val="none" w:sz="0" w:space="0" w:color="auto"/>
                <w:right w:val="none" w:sz="0" w:space="0" w:color="auto"/>
              </w:divBdr>
            </w:div>
            <w:div w:id="219905524">
              <w:marLeft w:val="0"/>
              <w:marRight w:val="0"/>
              <w:marTop w:val="0"/>
              <w:marBottom w:val="0"/>
              <w:divBdr>
                <w:top w:val="none" w:sz="0" w:space="0" w:color="auto"/>
                <w:left w:val="none" w:sz="0" w:space="0" w:color="auto"/>
                <w:bottom w:val="none" w:sz="0" w:space="0" w:color="auto"/>
                <w:right w:val="none" w:sz="0" w:space="0" w:color="auto"/>
              </w:divBdr>
            </w:div>
            <w:div w:id="799148867">
              <w:marLeft w:val="0"/>
              <w:marRight w:val="0"/>
              <w:marTop w:val="0"/>
              <w:marBottom w:val="0"/>
              <w:divBdr>
                <w:top w:val="none" w:sz="0" w:space="0" w:color="auto"/>
                <w:left w:val="none" w:sz="0" w:space="0" w:color="auto"/>
                <w:bottom w:val="none" w:sz="0" w:space="0" w:color="auto"/>
                <w:right w:val="none" w:sz="0" w:space="0" w:color="auto"/>
              </w:divBdr>
            </w:div>
            <w:div w:id="155071404">
              <w:marLeft w:val="0"/>
              <w:marRight w:val="0"/>
              <w:marTop w:val="0"/>
              <w:marBottom w:val="0"/>
              <w:divBdr>
                <w:top w:val="none" w:sz="0" w:space="0" w:color="auto"/>
                <w:left w:val="none" w:sz="0" w:space="0" w:color="auto"/>
                <w:bottom w:val="none" w:sz="0" w:space="0" w:color="auto"/>
                <w:right w:val="none" w:sz="0" w:space="0" w:color="auto"/>
              </w:divBdr>
            </w:div>
            <w:div w:id="1429427682">
              <w:marLeft w:val="0"/>
              <w:marRight w:val="0"/>
              <w:marTop w:val="0"/>
              <w:marBottom w:val="0"/>
              <w:divBdr>
                <w:top w:val="none" w:sz="0" w:space="0" w:color="auto"/>
                <w:left w:val="none" w:sz="0" w:space="0" w:color="auto"/>
                <w:bottom w:val="none" w:sz="0" w:space="0" w:color="auto"/>
                <w:right w:val="none" w:sz="0" w:space="0" w:color="auto"/>
              </w:divBdr>
            </w:div>
            <w:div w:id="1683900216">
              <w:marLeft w:val="0"/>
              <w:marRight w:val="0"/>
              <w:marTop w:val="0"/>
              <w:marBottom w:val="0"/>
              <w:divBdr>
                <w:top w:val="none" w:sz="0" w:space="0" w:color="auto"/>
                <w:left w:val="none" w:sz="0" w:space="0" w:color="auto"/>
                <w:bottom w:val="none" w:sz="0" w:space="0" w:color="auto"/>
                <w:right w:val="none" w:sz="0" w:space="0" w:color="auto"/>
              </w:divBdr>
            </w:div>
            <w:div w:id="1434593730">
              <w:marLeft w:val="0"/>
              <w:marRight w:val="0"/>
              <w:marTop w:val="0"/>
              <w:marBottom w:val="0"/>
              <w:divBdr>
                <w:top w:val="none" w:sz="0" w:space="0" w:color="auto"/>
                <w:left w:val="none" w:sz="0" w:space="0" w:color="auto"/>
                <w:bottom w:val="none" w:sz="0" w:space="0" w:color="auto"/>
                <w:right w:val="none" w:sz="0" w:space="0" w:color="auto"/>
              </w:divBdr>
            </w:div>
            <w:div w:id="156389325">
              <w:marLeft w:val="0"/>
              <w:marRight w:val="0"/>
              <w:marTop w:val="0"/>
              <w:marBottom w:val="0"/>
              <w:divBdr>
                <w:top w:val="none" w:sz="0" w:space="0" w:color="auto"/>
                <w:left w:val="none" w:sz="0" w:space="0" w:color="auto"/>
                <w:bottom w:val="none" w:sz="0" w:space="0" w:color="auto"/>
                <w:right w:val="none" w:sz="0" w:space="0" w:color="auto"/>
              </w:divBdr>
            </w:div>
            <w:div w:id="2064406005">
              <w:marLeft w:val="0"/>
              <w:marRight w:val="0"/>
              <w:marTop w:val="0"/>
              <w:marBottom w:val="0"/>
              <w:divBdr>
                <w:top w:val="none" w:sz="0" w:space="0" w:color="auto"/>
                <w:left w:val="none" w:sz="0" w:space="0" w:color="auto"/>
                <w:bottom w:val="none" w:sz="0" w:space="0" w:color="auto"/>
                <w:right w:val="none" w:sz="0" w:space="0" w:color="auto"/>
              </w:divBdr>
            </w:div>
            <w:div w:id="922907594">
              <w:marLeft w:val="0"/>
              <w:marRight w:val="0"/>
              <w:marTop w:val="0"/>
              <w:marBottom w:val="0"/>
              <w:divBdr>
                <w:top w:val="none" w:sz="0" w:space="0" w:color="auto"/>
                <w:left w:val="none" w:sz="0" w:space="0" w:color="auto"/>
                <w:bottom w:val="none" w:sz="0" w:space="0" w:color="auto"/>
                <w:right w:val="none" w:sz="0" w:space="0" w:color="auto"/>
              </w:divBdr>
            </w:div>
            <w:div w:id="751783320">
              <w:marLeft w:val="0"/>
              <w:marRight w:val="0"/>
              <w:marTop w:val="0"/>
              <w:marBottom w:val="0"/>
              <w:divBdr>
                <w:top w:val="none" w:sz="0" w:space="0" w:color="auto"/>
                <w:left w:val="none" w:sz="0" w:space="0" w:color="auto"/>
                <w:bottom w:val="none" w:sz="0" w:space="0" w:color="auto"/>
                <w:right w:val="none" w:sz="0" w:space="0" w:color="auto"/>
              </w:divBdr>
            </w:div>
            <w:div w:id="1642953337">
              <w:marLeft w:val="0"/>
              <w:marRight w:val="0"/>
              <w:marTop w:val="0"/>
              <w:marBottom w:val="0"/>
              <w:divBdr>
                <w:top w:val="none" w:sz="0" w:space="0" w:color="auto"/>
                <w:left w:val="none" w:sz="0" w:space="0" w:color="auto"/>
                <w:bottom w:val="none" w:sz="0" w:space="0" w:color="auto"/>
                <w:right w:val="none" w:sz="0" w:space="0" w:color="auto"/>
              </w:divBdr>
            </w:div>
            <w:div w:id="269511251">
              <w:marLeft w:val="0"/>
              <w:marRight w:val="0"/>
              <w:marTop w:val="0"/>
              <w:marBottom w:val="0"/>
              <w:divBdr>
                <w:top w:val="none" w:sz="0" w:space="0" w:color="auto"/>
                <w:left w:val="none" w:sz="0" w:space="0" w:color="auto"/>
                <w:bottom w:val="none" w:sz="0" w:space="0" w:color="auto"/>
                <w:right w:val="none" w:sz="0" w:space="0" w:color="auto"/>
              </w:divBdr>
            </w:div>
            <w:div w:id="269245376">
              <w:marLeft w:val="0"/>
              <w:marRight w:val="0"/>
              <w:marTop w:val="0"/>
              <w:marBottom w:val="0"/>
              <w:divBdr>
                <w:top w:val="none" w:sz="0" w:space="0" w:color="auto"/>
                <w:left w:val="none" w:sz="0" w:space="0" w:color="auto"/>
                <w:bottom w:val="none" w:sz="0" w:space="0" w:color="auto"/>
                <w:right w:val="none" w:sz="0" w:space="0" w:color="auto"/>
              </w:divBdr>
            </w:div>
            <w:div w:id="100347118">
              <w:marLeft w:val="0"/>
              <w:marRight w:val="0"/>
              <w:marTop w:val="0"/>
              <w:marBottom w:val="0"/>
              <w:divBdr>
                <w:top w:val="none" w:sz="0" w:space="0" w:color="auto"/>
                <w:left w:val="none" w:sz="0" w:space="0" w:color="auto"/>
                <w:bottom w:val="none" w:sz="0" w:space="0" w:color="auto"/>
                <w:right w:val="none" w:sz="0" w:space="0" w:color="auto"/>
              </w:divBdr>
            </w:div>
            <w:div w:id="893468866">
              <w:marLeft w:val="0"/>
              <w:marRight w:val="0"/>
              <w:marTop w:val="0"/>
              <w:marBottom w:val="0"/>
              <w:divBdr>
                <w:top w:val="none" w:sz="0" w:space="0" w:color="auto"/>
                <w:left w:val="none" w:sz="0" w:space="0" w:color="auto"/>
                <w:bottom w:val="none" w:sz="0" w:space="0" w:color="auto"/>
                <w:right w:val="none" w:sz="0" w:space="0" w:color="auto"/>
              </w:divBdr>
            </w:div>
            <w:div w:id="1613781655">
              <w:marLeft w:val="0"/>
              <w:marRight w:val="0"/>
              <w:marTop w:val="0"/>
              <w:marBottom w:val="0"/>
              <w:divBdr>
                <w:top w:val="none" w:sz="0" w:space="0" w:color="auto"/>
                <w:left w:val="none" w:sz="0" w:space="0" w:color="auto"/>
                <w:bottom w:val="none" w:sz="0" w:space="0" w:color="auto"/>
                <w:right w:val="none" w:sz="0" w:space="0" w:color="auto"/>
              </w:divBdr>
            </w:div>
            <w:div w:id="1964654228">
              <w:marLeft w:val="0"/>
              <w:marRight w:val="0"/>
              <w:marTop w:val="0"/>
              <w:marBottom w:val="0"/>
              <w:divBdr>
                <w:top w:val="none" w:sz="0" w:space="0" w:color="auto"/>
                <w:left w:val="none" w:sz="0" w:space="0" w:color="auto"/>
                <w:bottom w:val="none" w:sz="0" w:space="0" w:color="auto"/>
                <w:right w:val="none" w:sz="0" w:space="0" w:color="auto"/>
              </w:divBdr>
            </w:div>
            <w:div w:id="1133328617">
              <w:marLeft w:val="0"/>
              <w:marRight w:val="0"/>
              <w:marTop w:val="0"/>
              <w:marBottom w:val="0"/>
              <w:divBdr>
                <w:top w:val="none" w:sz="0" w:space="0" w:color="auto"/>
                <w:left w:val="none" w:sz="0" w:space="0" w:color="auto"/>
                <w:bottom w:val="none" w:sz="0" w:space="0" w:color="auto"/>
                <w:right w:val="none" w:sz="0" w:space="0" w:color="auto"/>
              </w:divBdr>
            </w:div>
            <w:div w:id="1855070865">
              <w:marLeft w:val="0"/>
              <w:marRight w:val="0"/>
              <w:marTop w:val="0"/>
              <w:marBottom w:val="0"/>
              <w:divBdr>
                <w:top w:val="none" w:sz="0" w:space="0" w:color="auto"/>
                <w:left w:val="none" w:sz="0" w:space="0" w:color="auto"/>
                <w:bottom w:val="none" w:sz="0" w:space="0" w:color="auto"/>
                <w:right w:val="none" w:sz="0" w:space="0" w:color="auto"/>
              </w:divBdr>
            </w:div>
            <w:div w:id="563952814">
              <w:marLeft w:val="0"/>
              <w:marRight w:val="0"/>
              <w:marTop w:val="0"/>
              <w:marBottom w:val="0"/>
              <w:divBdr>
                <w:top w:val="none" w:sz="0" w:space="0" w:color="auto"/>
                <w:left w:val="none" w:sz="0" w:space="0" w:color="auto"/>
                <w:bottom w:val="none" w:sz="0" w:space="0" w:color="auto"/>
                <w:right w:val="none" w:sz="0" w:space="0" w:color="auto"/>
              </w:divBdr>
            </w:div>
            <w:div w:id="98377832">
              <w:marLeft w:val="0"/>
              <w:marRight w:val="0"/>
              <w:marTop w:val="0"/>
              <w:marBottom w:val="0"/>
              <w:divBdr>
                <w:top w:val="none" w:sz="0" w:space="0" w:color="auto"/>
                <w:left w:val="none" w:sz="0" w:space="0" w:color="auto"/>
                <w:bottom w:val="none" w:sz="0" w:space="0" w:color="auto"/>
                <w:right w:val="none" w:sz="0" w:space="0" w:color="auto"/>
              </w:divBdr>
            </w:div>
            <w:div w:id="1461530237">
              <w:marLeft w:val="0"/>
              <w:marRight w:val="0"/>
              <w:marTop w:val="0"/>
              <w:marBottom w:val="0"/>
              <w:divBdr>
                <w:top w:val="none" w:sz="0" w:space="0" w:color="auto"/>
                <w:left w:val="none" w:sz="0" w:space="0" w:color="auto"/>
                <w:bottom w:val="none" w:sz="0" w:space="0" w:color="auto"/>
                <w:right w:val="none" w:sz="0" w:space="0" w:color="auto"/>
              </w:divBdr>
            </w:div>
            <w:div w:id="387345037">
              <w:marLeft w:val="0"/>
              <w:marRight w:val="0"/>
              <w:marTop w:val="0"/>
              <w:marBottom w:val="0"/>
              <w:divBdr>
                <w:top w:val="none" w:sz="0" w:space="0" w:color="auto"/>
                <w:left w:val="none" w:sz="0" w:space="0" w:color="auto"/>
                <w:bottom w:val="none" w:sz="0" w:space="0" w:color="auto"/>
                <w:right w:val="none" w:sz="0" w:space="0" w:color="auto"/>
              </w:divBdr>
            </w:div>
            <w:div w:id="1259100640">
              <w:marLeft w:val="0"/>
              <w:marRight w:val="0"/>
              <w:marTop w:val="0"/>
              <w:marBottom w:val="0"/>
              <w:divBdr>
                <w:top w:val="none" w:sz="0" w:space="0" w:color="auto"/>
                <w:left w:val="none" w:sz="0" w:space="0" w:color="auto"/>
                <w:bottom w:val="none" w:sz="0" w:space="0" w:color="auto"/>
                <w:right w:val="none" w:sz="0" w:space="0" w:color="auto"/>
              </w:divBdr>
            </w:div>
            <w:div w:id="212277831">
              <w:marLeft w:val="0"/>
              <w:marRight w:val="0"/>
              <w:marTop w:val="0"/>
              <w:marBottom w:val="0"/>
              <w:divBdr>
                <w:top w:val="none" w:sz="0" w:space="0" w:color="auto"/>
                <w:left w:val="none" w:sz="0" w:space="0" w:color="auto"/>
                <w:bottom w:val="none" w:sz="0" w:space="0" w:color="auto"/>
                <w:right w:val="none" w:sz="0" w:space="0" w:color="auto"/>
              </w:divBdr>
            </w:div>
            <w:div w:id="541095934">
              <w:marLeft w:val="0"/>
              <w:marRight w:val="0"/>
              <w:marTop w:val="0"/>
              <w:marBottom w:val="0"/>
              <w:divBdr>
                <w:top w:val="none" w:sz="0" w:space="0" w:color="auto"/>
                <w:left w:val="none" w:sz="0" w:space="0" w:color="auto"/>
                <w:bottom w:val="none" w:sz="0" w:space="0" w:color="auto"/>
                <w:right w:val="none" w:sz="0" w:space="0" w:color="auto"/>
              </w:divBdr>
            </w:div>
            <w:div w:id="2003124060">
              <w:marLeft w:val="0"/>
              <w:marRight w:val="0"/>
              <w:marTop w:val="0"/>
              <w:marBottom w:val="0"/>
              <w:divBdr>
                <w:top w:val="none" w:sz="0" w:space="0" w:color="auto"/>
                <w:left w:val="none" w:sz="0" w:space="0" w:color="auto"/>
                <w:bottom w:val="none" w:sz="0" w:space="0" w:color="auto"/>
                <w:right w:val="none" w:sz="0" w:space="0" w:color="auto"/>
              </w:divBdr>
            </w:div>
            <w:div w:id="1254775848">
              <w:marLeft w:val="0"/>
              <w:marRight w:val="0"/>
              <w:marTop w:val="0"/>
              <w:marBottom w:val="0"/>
              <w:divBdr>
                <w:top w:val="none" w:sz="0" w:space="0" w:color="auto"/>
                <w:left w:val="none" w:sz="0" w:space="0" w:color="auto"/>
                <w:bottom w:val="none" w:sz="0" w:space="0" w:color="auto"/>
                <w:right w:val="none" w:sz="0" w:space="0" w:color="auto"/>
              </w:divBdr>
            </w:div>
            <w:div w:id="309596160">
              <w:marLeft w:val="0"/>
              <w:marRight w:val="0"/>
              <w:marTop w:val="0"/>
              <w:marBottom w:val="0"/>
              <w:divBdr>
                <w:top w:val="none" w:sz="0" w:space="0" w:color="auto"/>
                <w:left w:val="none" w:sz="0" w:space="0" w:color="auto"/>
                <w:bottom w:val="none" w:sz="0" w:space="0" w:color="auto"/>
                <w:right w:val="none" w:sz="0" w:space="0" w:color="auto"/>
              </w:divBdr>
            </w:div>
            <w:div w:id="1835872371">
              <w:marLeft w:val="0"/>
              <w:marRight w:val="0"/>
              <w:marTop w:val="0"/>
              <w:marBottom w:val="0"/>
              <w:divBdr>
                <w:top w:val="none" w:sz="0" w:space="0" w:color="auto"/>
                <w:left w:val="none" w:sz="0" w:space="0" w:color="auto"/>
                <w:bottom w:val="none" w:sz="0" w:space="0" w:color="auto"/>
                <w:right w:val="none" w:sz="0" w:space="0" w:color="auto"/>
              </w:divBdr>
            </w:div>
            <w:div w:id="1324702292">
              <w:marLeft w:val="0"/>
              <w:marRight w:val="0"/>
              <w:marTop w:val="0"/>
              <w:marBottom w:val="0"/>
              <w:divBdr>
                <w:top w:val="none" w:sz="0" w:space="0" w:color="auto"/>
                <w:left w:val="none" w:sz="0" w:space="0" w:color="auto"/>
                <w:bottom w:val="none" w:sz="0" w:space="0" w:color="auto"/>
                <w:right w:val="none" w:sz="0" w:space="0" w:color="auto"/>
              </w:divBdr>
            </w:div>
            <w:div w:id="170566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customXml/item3.xml"/><Relationship Id="rId5" Type="http://schemas.openxmlformats.org/officeDocument/2006/relationships/image" Target="media/image1.png"/><Relationship Id="rId10"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1701D12A5B058488B912C6ED6836117" ma:contentTypeVersion="15" ma:contentTypeDescription="Create a new document." ma:contentTypeScope="" ma:versionID="9af4261f0d667c604d4c8940f3b145cb">
  <xsd:schema xmlns:xsd="http://www.w3.org/2001/XMLSchema" xmlns:xs="http://www.w3.org/2001/XMLSchema" xmlns:p="http://schemas.microsoft.com/office/2006/metadata/properties" xmlns:ns2="7d938ddd-49e5-49e7-a222-14c4e9f0668b" xmlns:ns3="0a1d5ed8-a186-4eb8-a842-e3e8272e87c9" targetNamespace="http://schemas.microsoft.com/office/2006/metadata/properties" ma:root="true" ma:fieldsID="f7e27233bf28152e4c311a114b9a36b4" ns2:_="" ns3:_="">
    <xsd:import namespace="7d938ddd-49e5-49e7-a222-14c4e9f0668b"/>
    <xsd:import namespace="0a1d5ed8-a186-4eb8-a842-e3e8272e87c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938ddd-49e5-49e7-a222-14c4e9f0668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1d5ed8-a186-4eb8-a842-e3e8272e87c9"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a54c0a6f-9b7a-4783-90a1-54354d6b2926}" ma:internalName="TaxCatchAll" ma:showField="CatchAllData" ma:web="0a1d5ed8-a186-4eb8-a842-e3e8272e87c9">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0a1d5ed8-a186-4eb8-a842-e3e8272e87c9" xsi:nil="true"/>
    <lcf76f155ced4ddcb4097134ff3c332f xmlns="7d938ddd-49e5-49e7-a222-14c4e9f0668b">
      <Terms xmlns="http://schemas.microsoft.com/office/infopath/2007/PartnerControls"/>
    </lcf76f155ced4ddcb4097134ff3c332f>
    <ReferenceId xmlns="7d938ddd-49e5-49e7-a222-14c4e9f0668b" xsi:nil="true"/>
  </documentManagement>
</p:properties>
</file>

<file path=customXml/itemProps1.xml><?xml version="1.0" encoding="utf-8"?>
<ds:datastoreItem xmlns:ds="http://schemas.openxmlformats.org/officeDocument/2006/customXml" ds:itemID="{E92F2C1A-4446-4E1F-8CD8-DA2D251B5C56}"/>
</file>

<file path=customXml/itemProps2.xml><?xml version="1.0" encoding="utf-8"?>
<ds:datastoreItem xmlns:ds="http://schemas.openxmlformats.org/officeDocument/2006/customXml" ds:itemID="{C80277D9-D7E5-4FA2-8BA0-3C1199C80B62}"/>
</file>

<file path=customXml/itemProps3.xml><?xml version="1.0" encoding="utf-8"?>
<ds:datastoreItem xmlns:ds="http://schemas.openxmlformats.org/officeDocument/2006/customXml" ds:itemID="{1B27BF7B-2516-40E3-B779-7FDE22D6EF3E}"/>
</file>

<file path=docProps/app.xml><?xml version="1.0" encoding="utf-8"?>
<Properties xmlns="http://schemas.openxmlformats.org/officeDocument/2006/extended-properties" xmlns:vt="http://schemas.openxmlformats.org/officeDocument/2006/docPropsVTypes">
  <Template>Normal</Template>
  <TotalTime>81</TotalTime>
  <Pages>10</Pages>
  <Words>1916</Words>
  <Characters>10922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 Kien 20226110</dc:creator>
  <cp:keywords/>
  <dc:description/>
  <cp:lastModifiedBy>Nguyen Trung Kien 20226110</cp:lastModifiedBy>
  <cp:revision>37</cp:revision>
  <dcterms:created xsi:type="dcterms:W3CDTF">2024-04-22T07:18:00Z</dcterms:created>
  <dcterms:modified xsi:type="dcterms:W3CDTF">2024-04-23T04:00:00Z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0x01010081701D12A5B058488B912C6ED6836117</vt:lpwstr>
  </property>
</Properties>
</file>